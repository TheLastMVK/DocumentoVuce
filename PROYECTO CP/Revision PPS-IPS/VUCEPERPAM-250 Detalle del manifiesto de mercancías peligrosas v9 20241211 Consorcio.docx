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C06E6B" w14:textId="5EAE1F30" w:rsidR="0068724F" w:rsidRPr="00134815" w:rsidRDefault="3E80057A" w:rsidP="00EC3E97">
      <w:pPr>
        <w:pStyle w:val="Ttulo4"/>
        <w:numPr>
          <w:ilvl w:val="0"/>
          <w:numId w:val="0"/>
        </w:numPr>
      </w:pPr>
      <w:bookmarkStart w:id="0" w:name="_Toc139045770"/>
      <w:r>
        <w:t xml:space="preserve">VUCEPERPAM-250 </w:t>
      </w:r>
      <w:r w:rsidR="3DA3DAE0">
        <w:t>DETALLE</w:t>
      </w:r>
      <w:r>
        <w:t xml:space="preserve"> </w:t>
      </w:r>
      <w:r w:rsidR="3DA3DAE0" w:rsidRPr="3AA201FD">
        <w:rPr>
          <w:bCs/>
          <w:rPrChange w:id="1" w:author="julimar8a" w:date="2024-04-23T04:42:00Z">
            <w:rPr>
              <w:b w:val="0"/>
            </w:rPr>
          </w:rPrChange>
        </w:rPr>
        <w:t>D</w:t>
      </w:r>
      <w:r w:rsidR="2E432578" w:rsidRPr="3AA201FD">
        <w:rPr>
          <w:bCs/>
          <w:rPrChange w:id="2" w:author="julimar8a" w:date="2024-04-23T04:42:00Z">
            <w:rPr>
              <w:b w:val="0"/>
            </w:rPr>
          </w:rPrChange>
        </w:rPr>
        <w:t>EL</w:t>
      </w:r>
      <w:r w:rsidR="2E432578" w:rsidRPr="008E66D7">
        <w:rPr>
          <w:bCs/>
        </w:rPr>
        <w:t xml:space="preserve"> </w:t>
      </w:r>
      <w:r w:rsidR="2E432578">
        <w:t>MANIFIESTO</w:t>
      </w:r>
      <w:r>
        <w:t xml:space="preserve"> DE </w:t>
      </w:r>
      <w:r w:rsidR="2E432578">
        <w:t>M</w:t>
      </w:r>
      <w:r>
        <w:t xml:space="preserve">ERCANCÍAS </w:t>
      </w:r>
      <w:r w:rsidR="2E432578">
        <w:t>P</w:t>
      </w:r>
      <w:r>
        <w:t>ELIGROSAS</w:t>
      </w:r>
      <w:bookmarkEnd w:id="0"/>
    </w:p>
    <w:p w14:paraId="496FFCC1" w14:textId="77777777" w:rsidR="0068724F" w:rsidRDefault="0068724F" w:rsidP="3AA201FD">
      <w:pPr>
        <w:pStyle w:val="Textoindependiente"/>
        <w:spacing w:before="11"/>
        <w:rPr>
          <w:b/>
          <w:bCs/>
          <w:sz w:val="22"/>
          <w:szCs w:val="22"/>
          <w:rPrChange w:id="3" w:author="julimar8a" w:date="2024-04-17T16:58:00Z">
            <w:rPr>
              <w:sz w:val="21"/>
              <w:szCs w:val="21"/>
            </w:rPr>
          </w:rPrChange>
        </w:rPr>
      </w:pPr>
    </w:p>
    <w:p w14:paraId="68404463" w14:textId="77777777" w:rsidR="0068724F" w:rsidRDefault="3E80057A" w:rsidP="3AA201FD">
      <w:pPr>
        <w:spacing w:before="90"/>
        <w:ind w:left="120"/>
        <w:rPr>
          <w:b/>
          <w:bCs/>
          <w:rPrChange w:id="4" w:author="julimar8a" w:date="2024-04-17T16:58:00Z">
            <w:rPr>
              <w:sz w:val="30"/>
              <w:szCs w:val="30"/>
            </w:rPr>
          </w:rPrChange>
        </w:rPr>
      </w:pPr>
      <w:r w:rsidRPr="3AA201FD">
        <w:rPr>
          <w:b/>
          <w:bCs/>
          <w:rPrChange w:id="5" w:author="julimar8a" w:date="2024-04-17T16:58:00Z">
            <w:rPr>
              <w:sz w:val="30"/>
              <w:szCs w:val="30"/>
            </w:rPr>
          </w:rPrChange>
        </w:rPr>
        <w:t>DEFINICIÓN</w:t>
      </w:r>
    </w:p>
    <w:p w14:paraId="048C86B9" w14:textId="77777777" w:rsidR="0068724F" w:rsidRDefault="0068724F" w:rsidP="0068724F">
      <w:pPr>
        <w:pStyle w:val="Textoindependiente"/>
        <w:spacing w:before="4"/>
      </w:pPr>
    </w:p>
    <w:p w14:paraId="4EDEE5C1" w14:textId="733A9467" w:rsidR="0068724F" w:rsidRPr="00E97F4D" w:rsidRDefault="3E80057A" w:rsidP="3AA201FD">
      <w:pPr>
        <w:ind w:left="120" w:right="-285"/>
        <w:jc w:val="both"/>
        <w:rPr>
          <w:ins w:id="6" w:author="julimar8a" w:date="2024-04-17T16:58:00Z" w16du:dateUtc="2024-04-17T16:58:38Z"/>
          <w:sz w:val="20"/>
          <w:szCs w:val="20"/>
        </w:rPr>
      </w:pPr>
      <w:commentRangeStart w:id="7"/>
      <w:commentRangeStart w:id="8"/>
      <w:r w:rsidRPr="180FA660">
        <w:rPr>
          <w:rFonts w:ascii="Arial"/>
          <w:b/>
          <w:bCs/>
          <w:sz w:val="20"/>
          <w:szCs w:val="20"/>
        </w:rPr>
        <w:t xml:space="preserve">COMO </w:t>
      </w:r>
      <w:commentRangeEnd w:id="7"/>
      <w:r w:rsidR="0068724F">
        <w:commentReference w:id="7"/>
      </w:r>
      <w:commentRangeEnd w:id="8"/>
      <w:r w:rsidR="0068724F">
        <w:commentReference w:id="8"/>
      </w:r>
      <w:r w:rsidR="3DA3DAE0" w:rsidRPr="00E97F4D">
        <w:rPr>
          <w:sz w:val="20"/>
          <w:szCs w:val="20"/>
        </w:rPr>
        <w:t>ROL AUTORIZADO</w:t>
      </w:r>
    </w:p>
    <w:p w14:paraId="299105D6" w14:textId="474A23B2" w:rsidR="0068724F" w:rsidRPr="00E97F4D" w:rsidRDefault="68A5BD0D">
      <w:pPr>
        <w:pStyle w:val="Prrafodelista"/>
        <w:numPr>
          <w:ilvl w:val="0"/>
          <w:numId w:val="32"/>
        </w:numPr>
        <w:ind w:right="-20"/>
        <w:rPr>
          <w:ins w:id="9" w:author="julimar8a" w:date="2024-04-17T16:58:00Z" w16du:dateUtc="2024-04-17T16:58:53Z"/>
          <w:rFonts w:ascii="Arial" w:eastAsia="Arial" w:hAnsi="Arial" w:cs="Arial"/>
          <w:color w:val="000000" w:themeColor="text1"/>
          <w:sz w:val="20"/>
          <w:szCs w:val="20"/>
        </w:rPr>
        <w:pPrChange w:id="10" w:author="julimar8a" w:date="2024-04-17T16:58:00Z">
          <w:pPr/>
        </w:pPrChange>
      </w:pPr>
      <w:proofErr w:type="spellStart"/>
      <w:ins w:id="11" w:author="julimar8a" w:date="2024-04-17T16:58:00Z">
        <w:r w:rsidRPr="107536F4">
          <w:rPr>
            <w:rFonts w:ascii="Arial" w:eastAsia="Arial" w:hAnsi="Arial" w:cs="Arial"/>
            <w:color w:val="000000" w:themeColor="text1"/>
            <w:sz w:val="20"/>
            <w:szCs w:val="20"/>
          </w:rPr>
          <w:t>CP.Administrado</w:t>
        </w:r>
        <w:proofErr w:type="spellEnd"/>
        <w:r w:rsidRPr="107536F4">
          <w:rPr>
            <w:rFonts w:ascii="Arial" w:eastAsia="Arial" w:hAnsi="Arial" w:cs="Arial"/>
            <w:color w:val="000000" w:themeColor="text1"/>
            <w:sz w:val="20"/>
            <w:szCs w:val="20"/>
          </w:rPr>
          <w:t>.</w:t>
        </w:r>
      </w:ins>
      <w:r w:rsidR="10547841" w:rsidRPr="107536F4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del w:id="12" w:author="Martín Andrés Gutiérrez López" w:date="2024-12-12T01:07:00Z" w16du:dateUtc="2024-12-12T06:07:00Z">
        <w:r w:rsidR="10547841" w:rsidRPr="00110AC2" w:rsidDel="00110AC2">
          <w:rPr>
            <w:rFonts w:ascii="Arial" w:eastAsia="Arial" w:hAnsi="Arial" w:cs="Arial"/>
            <w:color w:val="000000" w:themeColor="text1"/>
            <w:sz w:val="20"/>
            <w:szCs w:val="20"/>
            <w:highlight w:val="yellow"/>
            <w:rPrChange w:id="13" w:author="Martín Andrés Gutiérrez López" w:date="2024-12-12T01:07:00Z" w16du:dateUtc="2024-12-12T06:07:00Z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rPrChange>
          </w:rPr>
          <w:delText xml:space="preserve">Supervisor </w:delText>
        </w:r>
      </w:del>
      <w:ins w:id="14" w:author="Martín Andrés Gutiérrez López" w:date="2024-12-12T01:07:00Z" w16du:dateUtc="2024-12-12T06:07:00Z">
        <w:r w:rsidR="00110AC2" w:rsidRPr="00110AC2">
          <w:rPr>
            <w:rFonts w:ascii="Arial" w:eastAsia="Arial" w:hAnsi="Arial" w:cs="Arial"/>
            <w:color w:val="000000" w:themeColor="text1"/>
            <w:sz w:val="20"/>
            <w:szCs w:val="20"/>
            <w:highlight w:val="yellow"/>
            <w:rPrChange w:id="15" w:author="Martín Andrés Gutiérrez López" w:date="2024-12-12T01:07:00Z" w16du:dateUtc="2024-12-12T06:07:00Z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rPrChange>
          </w:rPr>
          <w:t>Principal</w:t>
        </w:r>
        <w:r w:rsidR="00110AC2" w:rsidRPr="107536F4">
          <w:rPr>
            <w:rFonts w:ascii="Arial" w:eastAsia="Arial" w:hAnsi="Arial" w:cs="Arial"/>
            <w:color w:val="000000" w:themeColor="text1"/>
            <w:sz w:val="20"/>
            <w:szCs w:val="20"/>
          </w:rPr>
          <w:t xml:space="preserve"> </w:t>
        </w:r>
      </w:ins>
      <w:ins w:id="16" w:author="julimar8a" w:date="2024-04-17T16:58:00Z">
        <w:r w:rsidRPr="107536F4">
          <w:rPr>
            <w:rFonts w:ascii="Arial" w:eastAsia="Arial" w:hAnsi="Arial" w:cs="Arial"/>
            <w:color w:val="000000" w:themeColor="text1"/>
            <w:sz w:val="20"/>
            <w:szCs w:val="20"/>
          </w:rPr>
          <w:t xml:space="preserve">, </w:t>
        </w:r>
      </w:ins>
    </w:p>
    <w:p w14:paraId="4F090258" w14:textId="573D064A" w:rsidR="0068724F" w:rsidRPr="00E97F4D" w:rsidRDefault="618BEF17">
      <w:pPr>
        <w:pStyle w:val="Prrafodelista"/>
        <w:numPr>
          <w:ilvl w:val="0"/>
          <w:numId w:val="32"/>
        </w:numPr>
        <w:ind w:right="-20"/>
        <w:rPr>
          <w:ins w:id="17" w:author="julimar8a" w:date="2024-04-17T16:58:00Z" w16du:dateUtc="2024-04-17T16:58:53Z"/>
          <w:rFonts w:ascii="Arial" w:eastAsia="Arial" w:hAnsi="Arial" w:cs="Arial"/>
          <w:color w:val="000000" w:themeColor="text1"/>
          <w:sz w:val="20"/>
          <w:szCs w:val="20"/>
        </w:rPr>
        <w:pPrChange w:id="18" w:author="julimar8a" w:date="2024-04-17T16:58:00Z">
          <w:pPr>
            <w:numPr>
              <w:numId w:val="32"/>
            </w:numPr>
            <w:ind w:left="1776" w:hanging="360"/>
          </w:pPr>
        </w:pPrChange>
      </w:pPr>
      <w:proofErr w:type="spellStart"/>
      <w:ins w:id="19" w:author="julimar8a" w:date="2024-04-17T16:58:00Z">
        <w:r w:rsidRPr="5ED3B499">
          <w:rPr>
            <w:rFonts w:ascii="Arial" w:eastAsia="Arial" w:hAnsi="Arial" w:cs="Arial"/>
            <w:color w:val="000000" w:themeColor="text1"/>
            <w:sz w:val="20"/>
            <w:szCs w:val="20"/>
          </w:rPr>
          <w:t>CP.Administrado</w:t>
        </w:r>
        <w:proofErr w:type="spellEnd"/>
        <w:r w:rsidRPr="5ED3B499">
          <w:rPr>
            <w:rFonts w:ascii="Arial" w:eastAsia="Arial" w:hAnsi="Arial" w:cs="Arial"/>
            <w:color w:val="000000" w:themeColor="text1"/>
            <w:sz w:val="20"/>
            <w:szCs w:val="20"/>
          </w:rPr>
          <w:t>.</w:t>
        </w:r>
      </w:ins>
      <w:del w:id="20" w:author="Gerardo Ezequiel Saz Garcia" w:date="2024-04-24T01:26:00Z">
        <w:r w:rsidR="0068724F" w:rsidRPr="5ED3B499" w:rsidDel="0068724F">
          <w:rPr>
            <w:rFonts w:ascii="Arial" w:eastAsia="Arial" w:hAnsi="Arial" w:cs="Arial"/>
            <w:color w:val="000000" w:themeColor="text1"/>
            <w:sz w:val="20"/>
            <w:szCs w:val="20"/>
          </w:rPr>
          <w:delText>Extranjero.Supervisor</w:delText>
        </w:r>
      </w:del>
      <w:ins w:id="21" w:author="Gerardo Ezequiel Saz Garcia" w:date="2024-04-24T01:26:00Z">
        <w:r w:rsidR="3FE1DE73" w:rsidRPr="5ED3B499">
          <w:rPr>
            <w:rFonts w:ascii="Arial" w:eastAsia="Arial" w:hAnsi="Arial" w:cs="Arial"/>
            <w:color w:val="000000" w:themeColor="text1"/>
            <w:sz w:val="20"/>
            <w:szCs w:val="20"/>
          </w:rPr>
          <w:t xml:space="preserve"> Operador</w:t>
        </w:r>
      </w:ins>
    </w:p>
    <w:p w14:paraId="2F64B576" w14:textId="4680B106" w:rsidR="0068724F" w:rsidRPr="00E97F4D" w:rsidRDefault="618BEF17">
      <w:pPr>
        <w:pStyle w:val="Prrafodelista"/>
        <w:numPr>
          <w:ilvl w:val="0"/>
          <w:numId w:val="32"/>
        </w:numPr>
        <w:ind w:right="-20"/>
        <w:rPr>
          <w:ins w:id="22" w:author="julimar8a" w:date="2024-04-17T16:58:00Z" w16du:dateUtc="2024-04-17T16:58:53Z"/>
          <w:rFonts w:ascii="Arial" w:eastAsia="Arial" w:hAnsi="Arial" w:cs="Arial"/>
          <w:color w:val="000000" w:themeColor="text1"/>
          <w:sz w:val="20"/>
          <w:szCs w:val="20"/>
        </w:rPr>
        <w:pPrChange w:id="23" w:author="julimar8a" w:date="2024-04-17T16:58:00Z">
          <w:pPr>
            <w:numPr>
              <w:numId w:val="32"/>
            </w:numPr>
            <w:ind w:left="1776" w:hanging="360"/>
          </w:pPr>
        </w:pPrChange>
      </w:pPr>
      <w:ins w:id="24" w:author="julimar8a" w:date="2024-04-17T16:58:00Z">
        <w:r w:rsidRPr="5ED3B499">
          <w:rPr>
            <w:rFonts w:ascii="Arial" w:eastAsia="Arial" w:hAnsi="Arial" w:cs="Arial"/>
            <w:color w:val="000000" w:themeColor="text1"/>
            <w:sz w:val="20"/>
            <w:szCs w:val="20"/>
          </w:rPr>
          <w:t xml:space="preserve">CP. Administrado. Nacional. </w:t>
        </w:r>
        <w:r w:rsidRPr="00110AC2">
          <w:rPr>
            <w:rFonts w:ascii="Arial" w:eastAsia="Arial" w:hAnsi="Arial" w:cs="Arial"/>
            <w:strike/>
            <w:color w:val="000000" w:themeColor="text1"/>
            <w:sz w:val="20"/>
            <w:szCs w:val="20"/>
            <w:highlight w:val="yellow"/>
            <w:rPrChange w:id="25" w:author="Martín Andrés Gutiérrez López" w:date="2024-12-12T01:07:00Z" w16du:dateUtc="2024-12-12T06:07:00Z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rPrChange>
          </w:rPr>
          <w:t>Supervisor</w:t>
        </w:r>
      </w:ins>
    </w:p>
    <w:p w14:paraId="25D1CEE7" w14:textId="64DA974B" w:rsidR="0068724F" w:rsidRPr="00110AC2" w:rsidRDefault="618BEF17">
      <w:pPr>
        <w:pStyle w:val="Prrafodelista"/>
        <w:numPr>
          <w:ilvl w:val="0"/>
          <w:numId w:val="32"/>
        </w:numPr>
        <w:spacing w:before="176"/>
        <w:ind w:right="-285"/>
        <w:jc w:val="both"/>
        <w:rPr>
          <w:ins w:id="26" w:author="julimar8a" w:date="2024-04-17T16:58:00Z" w16du:dateUtc="2024-04-17T16:58:53Z"/>
          <w:rFonts w:ascii="Arial" w:eastAsia="Arial" w:hAnsi="Arial" w:cs="Arial"/>
          <w:strike/>
          <w:color w:val="000000" w:themeColor="text1"/>
          <w:sz w:val="20"/>
          <w:szCs w:val="20"/>
          <w:highlight w:val="yellow"/>
          <w:rPrChange w:id="27" w:author="Martín Andrés Gutiérrez López" w:date="2024-12-12T01:08:00Z" w16du:dateUtc="2024-12-12T06:08:00Z">
            <w:rPr>
              <w:ins w:id="28" w:author="julimar8a" w:date="2024-04-17T16:58:00Z" w16du:dateUtc="2024-04-17T16:58:53Z"/>
              <w:rFonts w:ascii="Arial" w:eastAsia="Arial" w:hAnsi="Arial" w:cs="Arial"/>
              <w:color w:val="000000" w:themeColor="text1"/>
              <w:sz w:val="20"/>
              <w:szCs w:val="20"/>
            </w:rPr>
          </w:rPrChange>
        </w:rPr>
        <w:pPrChange w:id="29" w:author="julimar8a" w:date="2024-04-17T16:58:00Z">
          <w:pPr>
            <w:numPr>
              <w:numId w:val="32"/>
            </w:numPr>
            <w:ind w:left="1776" w:hanging="360"/>
          </w:pPr>
        </w:pPrChange>
      </w:pPr>
      <w:ins w:id="30" w:author="julimar8a" w:date="2024-04-17T16:58:00Z">
        <w:r w:rsidRPr="00110AC2">
          <w:rPr>
            <w:rFonts w:ascii="Arial" w:eastAsia="Arial" w:hAnsi="Arial" w:cs="Arial"/>
            <w:strike/>
            <w:color w:val="000000" w:themeColor="text1"/>
            <w:sz w:val="20"/>
            <w:szCs w:val="20"/>
            <w:highlight w:val="yellow"/>
            <w:rPrChange w:id="31" w:author="Martín Andrés Gutiérrez López" w:date="2024-12-12T01:08:00Z" w16du:dateUtc="2024-12-12T06:08:00Z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rPrChange>
          </w:rPr>
          <w:t>CP. Administrado. Nacional. Operador</w:t>
        </w:r>
      </w:ins>
    </w:p>
    <w:p w14:paraId="25A62F9B" w14:textId="5E2340A5" w:rsidR="0068724F" w:rsidRPr="00E97F4D" w:rsidRDefault="618BEF17">
      <w:pPr>
        <w:pStyle w:val="Prrafodelista"/>
        <w:numPr>
          <w:ilvl w:val="0"/>
          <w:numId w:val="32"/>
        </w:numPr>
        <w:spacing w:before="176"/>
        <w:ind w:right="-285"/>
        <w:jc w:val="both"/>
        <w:rPr>
          <w:ins w:id="32" w:author="julimar8a" w:date="2024-04-17T16:58:00Z" w16du:dateUtc="2024-04-17T16:58:53Z"/>
          <w:rFonts w:ascii="Arial" w:eastAsia="Arial" w:hAnsi="Arial" w:cs="Arial"/>
          <w:color w:val="000000" w:themeColor="text1"/>
          <w:sz w:val="20"/>
          <w:szCs w:val="20"/>
        </w:rPr>
        <w:pPrChange w:id="33" w:author="julimar8a" w:date="2024-04-17T16:58:00Z">
          <w:pPr>
            <w:numPr>
              <w:numId w:val="32"/>
            </w:numPr>
            <w:ind w:left="1776" w:hanging="360"/>
          </w:pPr>
        </w:pPrChange>
      </w:pPr>
      <w:ins w:id="34" w:author="julimar8a" w:date="2024-04-17T16:58:00Z">
        <w:r w:rsidRPr="5ED3B499">
          <w:rPr>
            <w:rFonts w:ascii="Arial" w:eastAsia="Arial" w:hAnsi="Arial" w:cs="Arial"/>
            <w:color w:val="000000" w:themeColor="text1"/>
            <w:sz w:val="20"/>
            <w:szCs w:val="20"/>
          </w:rPr>
          <w:t xml:space="preserve">CP. Administrado. Extranjero. </w:t>
        </w:r>
        <w:r w:rsidRPr="00110AC2">
          <w:rPr>
            <w:rFonts w:ascii="Arial" w:eastAsia="Arial" w:hAnsi="Arial" w:cs="Arial"/>
            <w:strike/>
            <w:color w:val="000000" w:themeColor="text1"/>
            <w:sz w:val="20"/>
            <w:szCs w:val="20"/>
            <w:highlight w:val="yellow"/>
            <w:rPrChange w:id="35" w:author="Martín Andrés Gutiérrez López" w:date="2024-12-12T01:08:00Z" w16du:dateUtc="2024-12-12T06:08:00Z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rPrChange>
          </w:rPr>
          <w:t>Supervisor</w:t>
        </w:r>
      </w:ins>
    </w:p>
    <w:p w14:paraId="275DFEAA" w14:textId="17B5BDB1" w:rsidR="0068724F" w:rsidRPr="00E97F4D" w:rsidRDefault="618BEF17">
      <w:pPr>
        <w:pStyle w:val="Prrafodelista"/>
        <w:numPr>
          <w:ilvl w:val="0"/>
          <w:numId w:val="32"/>
        </w:numPr>
        <w:ind w:right="-20"/>
        <w:rPr>
          <w:ins w:id="36" w:author="julimar8a" w:date="2024-04-17T16:58:00Z" w16du:dateUtc="2024-04-17T16:58:53Z"/>
          <w:rFonts w:ascii="Arial" w:eastAsia="Arial" w:hAnsi="Arial" w:cs="Arial"/>
          <w:color w:val="000000" w:themeColor="text1"/>
          <w:sz w:val="20"/>
          <w:szCs w:val="20"/>
        </w:rPr>
        <w:pPrChange w:id="37" w:author="julimar8a" w:date="2024-04-17T16:58:00Z">
          <w:pPr>
            <w:numPr>
              <w:numId w:val="32"/>
            </w:numPr>
            <w:ind w:left="1776" w:hanging="360"/>
          </w:pPr>
        </w:pPrChange>
      </w:pPr>
      <w:proofErr w:type="spellStart"/>
      <w:ins w:id="38" w:author="julimar8a" w:date="2024-04-17T16:58:00Z">
        <w:r w:rsidRPr="5ED3B499">
          <w:rPr>
            <w:rFonts w:ascii="Arial" w:eastAsia="Arial" w:hAnsi="Arial" w:cs="Arial"/>
            <w:color w:val="000000" w:themeColor="text1"/>
            <w:sz w:val="20"/>
            <w:szCs w:val="20"/>
            <w:lang w:val="en-US"/>
          </w:rPr>
          <w:t>CP.Entidad</w:t>
        </w:r>
        <w:r w:rsidRPr="5ED3B499">
          <w:rPr>
            <w:rFonts w:ascii="Calibri" w:eastAsia="Calibri" w:hAnsi="Calibri" w:cs="Calibri"/>
            <w:color w:val="000000" w:themeColor="text1"/>
            <w:sz w:val="20"/>
            <w:szCs w:val="20"/>
            <w:lang w:val="en-US"/>
          </w:rPr>
          <w:t>.</w:t>
        </w:r>
        <w:r w:rsidRPr="5ED3B499">
          <w:rPr>
            <w:rFonts w:ascii="Arial" w:eastAsia="Arial" w:hAnsi="Arial" w:cs="Arial"/>
            <w:color w:val="000000" w:themeColor="text1"/>
            <w:sz w:val="20"/>
            <w:szCs w:val="20"/>
            <w:lang w:val="en-US"/>
          </w:rPr>
          <w:t>Evaluador</w:t>
        </w:r>
      </w:ins>
      <w:proofErr w:type="spellEnd"/>
    </w:p>
    <w:p w14:paraId="088025C0" w14:textId="682268F1" w:rsidR="0068724F" w:rsidRPr="00E97F4D" w:rsidRDefault="618BEF17">
      <w:pPr>
        <w:pStyle w:val="Prrafodelista"/>
        <w:numPr>
          <w:ilvl w:val="0"/>
          <w:numId w:val="32"/>
        </w:numPr>
        <w:ind w:right="-20"/>
        <w:rPr>
          <w:ins w:id="39" w:author="julimar8a" w:date="2024-04-17T16:58:00Z" w16du:dateUtc="2024-04-17T16:58:53Z"/>
          <w:rFonts w:ascii="Arial" w:eastAsia="Arial" w:hAnsi="Arial" w:cs="Arial"/>
          <w:color w:val="0078D4"/>
          <w:sz w:val="20"/>
          <w:szCs w:val="20"/>
        </w:rPr>
        <w:pPrChange w:id="40" w:author="julimar8a" w:date="2024-04-17T16:58:00Z">
          <w:pPr>
            <w:numPr>
              <w:numId w:val="32"/>
            </w:numPr>
            <w:ind w:left="1776" w:hanging="360"/>
          </w:pPr>
        </w:pPrChange>
      </w:pPr>
      <w:ins w:id="41" w:author="julimar8a" w:date="2024-04-17T16:58:00Z">
        <w:r w:rsidRPr="5ED3B499">
          <w:rPr>
            <w:rFonts w:ascii="Arial" w:eastAsia="Arial" w:hAnsi="Arial" w:cs="Arial"/>
            <w:color w:val="0078D4"/>
            <w:sz w:val="20"/>
            <w:szCs w:val="20"/>
            <w:u w:val="single"/>
            <w:lang w:val="es-PE"/>
          </w:rPr>
          <w:t xml:space="preserve">CP. Entidad. </w:t>
        </w:r>
        <w:proofErr w:type="spellStart"/>
        <w:r w:rsidRPr="5ED3B499">
          <w:rPr>
            <w:rFonts w:ascii="Arial" w:eastAsia="Arial" w:hAnsi="Arial" w:cs="Arial"/>
            <w:color w:val="0078D4"/>
            <w:sz w:val="20"/>
            <w:szCs w:val="20"/>
            <w:u w:val="single"/>
            <w:lang w:val="es-PE"/>
          </w:rPr>
          <w:t>Mesa_ayuda</w:t>
        </w:r>
      </w:ins>
      <w:proofErr w:type="spellEnd"/>
    </w:p>
    <w:p w14:paraId="54324FE7" w14:textId="1518AB4D" w:rsidR="0068724F" w:rsidRPr="00E97F4D" w:rsidRDefault="618BEF17">
      <w:pPr>
        <w:pStyle w:val="Prrafodelista"/>
        <w:numPr>
          <w:ilvl w:val="0"/>
          <w:numId w:val="32"/>
        </w:numPr>
        <w:ind w:right="-20"/>
        <w:rPr>
          <w:ins w:id="42" w:author="julimar8a" w:date="2024-04-17T16:58:00Z" w16du:dateUtc="2024-04-17T16:58:53Z"/>
          <w:rFonts w:ascii="Arial" w:eastAsia="Arial" w:hAnsi="Arial" w:cs="Arial"/>
          <w:color w:val="0078D4"/>
          <w:sz w:val="20"/>
          <w:szCs w:val="20"/>
        </w:rPr>
        <w:pPrChange w:id="43" w:author="julimar8a" w:date="2024-04-17T16:58:00Z">
          <w:pPr>
            <w:numPr>
              <w:numId w:val="32"/>
            </w:numPr>
            <w:ind w:left="1776" w:hanging="360"/>
          </w:pPr>
        </w:pPrChange>
      </w:pPr>
      <w:proofErr w:type="spellStart"/>
      <w:ins w:id="44" w:author="julimar8a" w:date="2024-04-17T16:58:00Z">
        <w:r w:rsidRPr="5ED3B499">
          <w:rPr>
            <w:rFonts w:ascii="Arial" w:eastAsia="Arial" w:hAnsi="Arial" w:cs="Arial"/>
            <w:color w:val="0078D4"/>
            <w:sz w:val="20"/>
            <w:szCs w:val="20"/>
            <w:u w:val="single"/>
            <w:lang w:val="es-PE"/>
          </w:rPr>
          <w:t>VUCE.Mesa_ayuda</w:t>
        </w:r>
      </w:ins>
      <w:proofErr w:type="spellEnd"/>
    </w:p>
    <w:p w14:paraId="1E192B3F" w14:textId="51AAAA0F" w:rsidR="0068724F" w:rsidRPr="00E97F4D" w:rsidDel="00110AC2" w:rsidRDefault="0068724F">
      <w:pPr>
        <w:pStyle w:val="Prrafodelista"/>
        <w:numPr>
          <w:ilvl w:val="0"/>
          <w:numId w:val="32"/>
        </w:numPr>
        <w:ind w:left="1056" w:right="-20"/>
        <w:rPr>
          <w:del w:id="45" w:author="Martín Andrés Gutiérrez López" w:date="2024-12-12T01:08:00Z" w16du:dateUtc="2024-12-12T06:08:00Z"/>
          <w:sz w:val="20"/>
          <w:szCs w:val="20"/>
        </w:rPr>
        <w:pPrChange w:id="46" w:author="julimar8a" w:date="2024-04-17T16:58:00Z">
          <w:pPr>
            <w:numPr>
              <w:numId w:val="32"/>
            </w:numPr>
            <w:ind w:left="1776" w:hanging="360"/>
          </w:pPr>
        </w:pPrChange>
      </w:pPr>
      <w:del w:id="47" w:author="Martín Andrés Gutiérrez López" w:date="2024-12-12T01:08:00Z" w16du:dateUtc="2024-12-12T06:08:00Z">
        <w:r w:rsidRPr="5ED3B499" w:rsidDel="00110AC2">
          <w:rPr>
            <w:sz w:val="20"/>
            <w:szCs w:val="20"/>
          </w:rPr>
          <w:delText xml:space="preserve"> </w:delText>
        </w:r>
        <w:commentRangeStart w:id="48"/>
        <w:commentRangeStart w:id="49"/>
        <w:r w:rsidRPr="5ED3B499" w:rsidDel="00110AC2">
          <w:rPr>
            <w:sz w:val="20"/>
            <w:szCs w:val="20"/>
          </w:rPr>
          <w:delText>(</w:delText>
        </w:r>
        <w:r w:rsidRPr="5ED3B499" w:rsidDel="00110AC2">
          <w:rPr>
            <w:rStyle w:val="normaltextrun"/>
            <w:rFonts w:ascii="Arial" w:hAnsi="Arial" w:cs="Arial"/>
            <w:color w:val="000000" w:themeColor="text1"/>
            <w:sz w:val="12"/>
            <w:szCs w:val="12"/>
          </w:rPr>
          <w:delText>CP.ADMINISTRADO.OPERADOR, CP.ADMINISTRADO.EXTRANJERO.SUPERVISOR</w:delText>
        </w:r>
        <w:r w:rsidRPr="5ED3B499" w:rsidDel="00110AC2">
          <w:rPr>
            <w:rStyle w:val="eop"/>
            <w:rFonts w:ascii="Arial" w:hAnsi="Arial" w:cs="Arial"/>
            <w:color w:val="000000" w:themeColor="text1"/>
            <w:sz w:val="12"/>
            <w:szCs w:val="12"/>
          </w:rPr>
          <w:delText xml:space="preserve"> O  </w:delText>
        </w:r>
        <w:r w:rsidRPr="5ED3B499" w:rsidDel="00110AC2">
          <w:rPr>
            <w:rStyle w:val="normaltextrun"/>
            <w:rFonts w:ascii="Arial" w:hAnsi="Arial" w:cs="Arial"/>
            <w:color w:val="000000" w:themeColor="text1"/>
            <w:sz w:val="12"/>
            <w:szCs w:val="12"/>
          </w:rPr>
          <w:delText>CP.ENTIDAD.EVALUADOR.MPE</w:delText>
        </w:r>
        <w:r w:rsidR="28F6DE4D" w:rsidRPr="5ED3B499" w:rsidDel="00110AC2">
          <w:rPr>
            <w:sz w:val="20"/>
            <w:szCs w:val="20"/>
          </w:rPr>
          <w:delText>)</w:delText>
        </w:r>
        <w:commentRangeEnd w:id="48"/>
        <w:r w:rsidDel="00110AC2">
          <w:commentReference w:id="48"/>
        </w:r>
        <w:commentRangeEnd w:id="49"/>
        <w:r w:rsidDel="00110AC2">
          <w:commentReference w:id="49"/>
        </w:r>
      </w:del>
    </w:p>
    <w:p w14:paraId="469CC0AA" w14:textId="77777777" w:rsidR="0068724F" w:rsidRPr="00E97F4D" w:rsidRDefault="0068724F" w:rsidP="00E97F4D">
      <w:pPr>
        <w:pStyle w:val="Textoindependiente"/>
        <w:spacing w:before="1"/>
        <w:ind w:right="-285"/>
        <w:jc w:val="both"/>
        <w:rPr>
          <w:sz w:val="20"/>
          <w:szCs w:val="20"/>
        </w:rPr>
      </w:pPr>
    </w:p>
    <w:p w14:paraId="06981D1E" w14:textId="3E028658" w:rsidR="0068724F" w:rsidRPr="00E97F4D" w:rsidRDefault="0068724F" w:rsidP="00E97F4D">
      <w:pPr>
        <w:pStyle w:val="Textoindependiente"/>
        <w:ind w:left="120" w:right="-285"/>
        <w:jc w:val="both"/>
        <w:rPr>
          <w:sz w:val="20"/>
          <w:szCs w:val="20"/>
        </w:rPr>
      </w:pPr>
      <w:r w:rsidRPr="00E97F4D">
        <w:rPr>
          <w:rFonts w:ascii="Arial" w:hAnsi="Arial"/>
          <w:b/>
          <w:sz w:val="20"/>
          <w:szCs w:val="20"/>
        </w:rPr>
        <w:t xml:space="preserve">QUIERO </w:t>
      </w:r>
      <w:r w:rsidRPr="00E97F4D">
        <w:rPr>
          <w:sz w:val="20"/>
          <w:szCs w:val="20"/>
        </w:rPr>
        <w:t>v</w:t>
      </w:r>
      <w:r w:rsidR="00E97F4D">
        <w:rPr>
          <w:sz w:val="20"/>
          <w:szCs w:val="20"/>
        </w:rPr>
        <w:t>er el detalle</w:t>
      </w:r>
      <w:r w:rsidRPr="00E97F4D">
        <w:rPr>
          <w:sz w:val="20"/>
          <w:szCs w:val="20"/>
        </w:rPr>
        <w:t xml:space="preserve"> </w:t>
      </w:r>
      <w:r w:rsidR="00E97F4D">
        <w:rPr>
          <w:sz w:val="20"/>
          <w:szCs w:val="20"/>
        </w:rPr>
        <w:t>d</w:t>
      </w:r>
      <w:r w:rsidR="00EC3E97" w:rsidRPr="00E97F4D">
        <w:rPr>
          <w:sz w:val="20"/>
          <w:szCs w:val="20"/>
        </w:rPr>
        <w:t>el manifiesto</w:t>
      </w:r>
      <w:r w:rsidRPr="00E97F4D">
        <w:rPr>
          <w:sz w:val="20"/>
          <w:szCs w:val="20"/>
        </w:rPr>
        <w:t xml:space="preserve"> de </w:t>
      </w:r>
      <w:r w:rsidR="00EC3E97" w:rsidRPr="00E97F4D">
        <w:rPr>
          <w:sz w:val="20"/>
          <w:szCs w:val="20"/>
        </w:rPr>
        <w:t>m</w:t>
      </w:r>
      <w:r w:rsidRPr="00E97F4D">
        <w:rPr>
          <w:sz w:val="20"/>
          <w:szCs w:val="20"/>
        </w:rPr>
        <w:t xml:space="preserve">ercancías </w:t>
      </w:r>
      <w:r w:rsidR="00EC3E97" w:rsidRPr="00E97F4D">
        <w:rPr>
          <w:sz w:val="20"/>
          <w:szCs w:val="20"/>
        </w:rPr>
        <w:t>p</w:t>
      </w:r>
      <w:r w:rsidRPr="00E97F4D">
        <w:rPr>
          <w:sz w:val="20"/>
          <w:szCs w:val="20"/>
        </w:rPr>
        <w:t>eligrosas</w:t>
      </w:r>
    </w:p>
    <w:p w14:paraId="14A1B5D5" w14:textId="77777777" w:rsidR="0068724F" w:rsidRPr="00E97F4D" w:rsidRDefault="0068724F" w:rsidP="00E97F4D">
      <w:pPr>
        <w:pStyle w:val="Textoindependiente"/>
        <w:spacing w:before="2"/>
        <w:ind w:right="-285"/>
        <w:jc w:val="both"/>
        <w:rPr>
          <w:sz w:val="20"/>
          <w:szCs w:val="20"/>
        </w:rPr>
      </w:pPr>
    </w:p>
    <w:p w14:paraId="1AC96D1F" w14:textId="77777777" w:rsidR="0068724F" w:rsidRPr="00E97F4D" w:rsidRDefault="0068724F" w:rsidP="00E97F4D">
      <w:pPr>
        <w:pStyle w:val="Textoindependiente"/>
        <w:ind w:left="120" w:right="-285"/>
        <w:jc w:val="both"/>
        <w:rPr>
          <w:sz w:val="20"/>
          <w:szCs w:val="20"/>
        </w:rPr>
      </w:pPr>
      <w:r w:rsidRPr="00E97F4D">
        <w:rPr>
          <w:rFonts w:ascii="Arial" w:hAnsi="Arial"/>
          <w:b/>
          <w:sz w:val="20"/>
          <w:szCs w:val="20"/>
        </w:rPr>
        <w:t xml:space="preserve">PARA </w:t>
      </w:r>
      <w:r w:rsidRPr="00E97F4D">
        <w:rPr>
          <w:sz w:val="20"/>
          <w:szCs w:val="20"/>
        </w:rPr>
        <w:t>consultar la información rellenada en el formulario y los documentos asociados</w:t>
      </w:r>
    </w:p>
    <w:p w14:paraId="3C6BEF57" w14:textId="77777777" w:rsidR="0068724F" w:rsidRPr="00E97F4D" w:rsidRDefault="0068724F" w:rsidP="00E97F4D">
      <w:pPr>
        <w:pStyle w:val="Textoindependiente"/>
        <w:ind w:right="-427"/>
        <w:jc w:val="both"/>
        <w:rPr>
          <w:sz w:val="20"/>
          <w:szCs w:val="20"/>
        </w:rPr>
      </w:pPr>
    </w:p>
    <w:p w14:paraId="13C9B579" w14:textId="77777777" w:rsidR="0068724F" w:rsidRDefault="0068724F" w:rsidP="0068724F">
      <w:pPr>
        <w:pStyle w:val="Textoindependiente"/>
        <w:rPr>
          <w:sz w:val="16"/>
        </w:rPr>
      </w:pPr>
    </w:p>
    <w:p w14:paraId="3C43A6C5" w14:textId="77777777" w:rsidR="0068724F" w:rsidRPr="00E97F4D" w:rsidRDefault="3E80057A" w:rsidP="3AA201FD">
      <w:pPr>
        <w:spacing w:before="90"/>
        <w:ind w:left="120"/>
        <w:rPr>
          <w:b/>
          <w:bCs/>
          <w:rPrChange w:id="50" w:author="julimar8a" w:date="2024-04-17T17:00:00Z">
            <w:rPr>
              <w:sz w:val="30"/>
              <w:szCs w:val="30"/>
            </w:rPr>
          </w:rPrChange>
        </w:rPr>
      </w:pPr>
      <w:commentRangeStart w:id="51"/>
      <w:commentRangeStart w:id="52"/>
      <w:r w:rsidRPr="3AA201FD">
        <w:rPr>
          <w:b/>
          <w:bCs/>
          <w:rPrChange w:id="53" w:author="julimar8a" w:date="2024-04-17T17:00:00Z">
            <w:rPr>
              <w:sz w:val="30"/>
              <w:szCs w:val="30"/>
            </w:rPr>
          </w:rPrChange>
        </w:rPr>
        <w:t>DETALLE</w:t>
      </w:r>
      <w:commentRangeEnd w:id="51"/>
      <w:r w:rsidR="0068724F">
        <w:commentReference w:id="51"/>
      </w:r>
      <w:commentRangeEnd w:id="52"/>
      <w:r w:rsidR="0068724F">
        <w:commentReference w:id="52"/>
      </w:r>
    </w:p>
    <w:p w14:paraId="0A6195CE" w14:textId="77777777" w:rsidR="0068724F" w:rsidRDefault="0068724F" w:rsidP="3AA201FD">
      <w:pPr>
        <w:pStyle w:val="Textoindependiente"/>
        <w:spacing w:before="8"/>
        <w:rPr>
          <w:sz w:val="14"/>
          <w:szCs w:val="14"/>
        </w:rPr>
      </w:pPr>
    </w:p>
    <w:p w14:paraId="4A230936" w14:textId="77777777" w:rsidR="00E97F4D" w:rsidRDefault="00E97F4D" w:rsidP="00E97F4D">
      <w:pPr>
        <w:pStyle w:val="Textoindependiente"/>
        <w:spacing w:before="1"/>
        <w:ind w:right="-285"/>
        <w:jc w:val="both"/>
        <w:rPr>
          <w:sz w:val="20"/>
          <w:szCs w:val="20"/>
        </w:rPr>
      </w:pPr>
    </w:p>
    <w:p w14:paraId="1A3108CC" w14:textId="5DCEB666" w:rsidR="00E97F4D" w:rsidRDefault="00E97F4D">
      <w:pPr>
        <w:spacing w:before="1"/>
        <w:rPr>
          <w:rFonts w:ascii="Segoe UI" w:eastAsia="Segoe UI" w:hAnsi="Segoe UI" w:cs="Segoe UI"/>
          <w:color w:val="000000" w:themeColor="text1"/>
        </w:rPr>
        <w:pPrChange w:id="54" w:author="julimar8a" w:date="2024-04-17T17:07:00Z">
          <w:pPr/>
        </w:pPrChange>
      </w:pPr>
    </w:p>
    <w:p w14:paraId="3F097162" w14:textId="5530FA8B" w:rsidR="00E97F4D" w:rsidRDefault="7211E479">
      <w:pPr>
        <w:pStyle w:val="Textoindependiente"/>
        <w:numPr>
          <w:ilvl w:val="0"/>
          <w:numId w:val="23"/>
        </w:numPr>
        <w:spacing w:before="120" w:after="240" w:line="23" w:lineRule="atLeast"/>
        <w:ind w:left="450" w:right="-284"/>
        <w:jc w:val="both"/>
        <w:rPr>
          <w:rFonts w:ascii="Arial" w:eastAsia="Arial" w:hAnsi="Arial" w:cs="Arial"/>
          <w:color w:val="000000" w:themeColor="text1"/>
          <w:sz w:val="20"/>
          <w:szCs w:val="20"/>
          <w:u w:val="single"/>
        </w:rPr>
        <w:pPrChange w:id="55" w:author="julimar8a" w:date="2024-04-17T17:08:00Z">
          <w:pPr>
            <w:pStyle w:val="Textoindependiente"/>
            <w:numPr>
              <w:numId w:val="23"/>
            </w:numPr>
            <w:spacing w:before="120" w:after="240" w:line="23" w:lineRule="atLeast"/>
            <w:ind w:left="720" w:right="-284" w:hanging="360"/>
            <w:jc w:val="both"/>
          </w:pPr>
        </w:pPrChange>
      </w:pPr>
      <w:r w:rsidRPr="3AA201FD">
        <w:rPr>
          <w:rFonts w:ascii="Arial" w:eastAsia="Arial" w:hAnsi="Arial" w:cs="Arial"/>
          <w:color w:val="000000" w:themeColor="text1"/>
          <w:sz w:val="20"/>
          <w:szCs w:val="20"/>
          <w:u w:val="single"/>
        </w:rPr>
        <w:t xml:space="preserve">Acceso a la pestaña </w:t>
      </w:r>
      <w:r w:rsidR="185D153B" w:rsidRPr="3AA201FD">
        <w:rPr>
          <w:rFonts w:ascii="Arial" w:eastAsia="Arial" w:hAnsi="Arial" w:cs="Arial"/>
          <w:color w:val="000000" w:themeColor="text1"/>
          <w:sz w:val="20"/>
          <w:szCs w:val="20"/>
          <w:u w:val="single"/>
        </w:rPr>
        <w:t>Mercancías</w:t>
      </w:r>
      <w:r w:rsidRPr="3AA201FD">
        <w:rPr>
          <w:rFonts w:ascii="Arial" w:eastAsia="Arial" w:hAnsi="Arial" w:cs="Arial"/>
          <w:color w:val="000000" w:themeColor="text1"/>
          <w:sz w:val="20"/>
          <w:szCs w:val="20"/>
          <w:u w:val="single"/>
        </w:rPr>
        <w:t xml:space="preserve"> peligrosas</w:t>
      </w:r>
    </w:p>
    <w:p w14:paraId="34B66690" w14:textId="6978E5E8" w:rsidR="00E97F4D" w:rsidRDefault="7211E479" w:rsidP="3AA201FD">
      <w:pPr>
        <w:pStyle w:val="Textoindependiente"/>
        <w:ind w:left="391" w:right="-427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  <w:r w:rsidRPr="3AA201FD">
        <w:rPr>
          <w:rFonts w:ascii="Arial" w:eastAsia="Arial" w:hAnsi="Arial" w:cs="Arial"/>
          <w:color w:val="000000" w:themeColor="text1"/>
          <w:sz w:val="20"/>
          <w:szCs w:val="20"/>
        </w:rPr>
        <w:t>Para el ingreso se realiza a través de la selección del menú: Gestión de la nave, submenú: Gestión del DUE. En esta pantalla se selecciona primero un número de DUE y en el menú emergente se ingresa a la opción Modificar Escala.</w:t>
      </w:r>
    </w:p>
    <w:p w14:paraId="609717F7" w14:textId="3EB5C781" w:rsidR="00E97F4D" w:rsidRDefault="7211E479" w:rsidP="3AA201FD">
      <w:pPr>
        <w:pStyle w:val="Textoindependiente"/>
        <w:ind w:left="391" w:right="-427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  <w:r w:rsidRPr="3AA201FD">
        <w:rPr>
          <w:rFonts w:ascii="Arial" w:eastAsia="Arial" w:hAnsi="Arial" w:cs="Arial"/>
          <w:color w:val="000000" w:themeColor="text1"/>
          <w:sz w:val="20"/>
          <w:szCs w:val="20"/>
        </w:rPr>
        <w:t>Para ingresar a la consulta, seleccionar la pestaña ‘</w:t>
      </w:r>
      <w:r w:rsidR="4C6B7277" w:rsidRPr="3AA201FD">
        <w:rPr>
          <w:rFonts w:ascii="Arial" w:eastAsia="Arial" w:hAnsi="Arial" w:cs="Arial"/>
          <w:color w:val="000000" w:themeColor="text1"/>
          <w:sz w:val="20"/>
          <w:szCs w:val="20"/>
        </w:rPr>
        <w:t>Mercancías peligrosas</w:t>
      </w:r>
      <w:r w:rsidRPr="3AA201FD">
        <w:rPr>
          <w:rFonts w:ascii="Arial" w:eastAsia="Arial" w:hAnsi="Arial" w:cs="Arial"/>
          <w:color w:val="000000" w:themeColor="text1"/>
          <w:sz w:val="20"/>
          <w:szCs w:val="20"/>
        </w:rPr>
        <w:t>’</w:t>
      </w:r>
    </w:p>
    <w:p w14:paraId="6C90A65A" w14:textId="78363313" w:rsidR="00E97F4D" w:rsidRDefault="00E97F4D">
      <w:pPr>
        <w:ind w:left="391" w:right="-427"/>
        <w:jc w:val="both"/>
        <w:rPr>
          <w:rFonts w:ascii="Arial" w:eastAsia="Arial" w:hAnsi="Arial" w:cs="Arial"/>
          <w:color w:val="000000" w:themeColor="text1"/>
          <w:sz w:val="20"/>
          <w:szCs w:val="20"/>
        </w:rPr>
        <w:pPrChange w:id="56" w:author="julimar8a" w:date="2024-04-17T17:07:00Z">
          <w:pPr/>
        </w:pPrChange>
      </w:pPr>
    </w:p>
    <w:p w14:paraId="03305B78" w14:textId="5FD3E919" w:rsidR="00E97F4D" w:rsidRDefault="7211E479">
      <w:pPr>
        <w:widowControl/>
        <w:ind w:left="391" w:right="-285"/>
        <w:jc w:val="both"/>
        <w:rPr>
          <w:rFonts w:ascii="Arial" w:eastAsia="Arial" w:hAnsi="Arial" w:cs="Arial"/>
          <w:color w:val="000000" w:themeColor="text1"/>
          <w:sz w:val="20"/>
          <w:szCs w:val="20"/>
        </w:rPr>
        <w:pPrChange w:id="57" w:author="julimar8a" w:date="2024-04-17T17:07:00Z">
          <w:pPr/>
        </w:pPrChange>
      </w:pPr>
      <w:r w:rsidRPr="3AA201FD">
        <w:rPr>
          <w:rStyle w:val="normaltextrun"/>
          <w:rFonts w:ascii="Arial" w:eastAsia="Arial" w:hAnsi="Arial" w:cs="Arial"/>
          <w:color w:val="000000" w:themeColor="text1"/>
          <w:sz w:val="20"/>
          <w:szCs w:val="20"/>
        </w:rPr>
        <w:t xml:space="preserve">El rol autorizado tiene los permisos necesarios para realizar la búsqueda de fichas de las DUE según lo descrito en </w:t>
      </w:r>
      <w:r w:rsidRPr="3AA201FD">
        <w:rPr>
          <w:rStyle w:val="normaltextrun"/>
          <w:rFonts w:ascii="Arial" w:eastAsia="Arial" w:hAnsi="Arial" w:cs="Arial"/>
          <w:color w:val="0070C0"/>
          <w:sz w:val="20"/>
          <w:szCs w:val="20"/>
        </w:rPr>
        <w:t>VUCEPERPAM-8055 Buscar DUE</w:t>
      </w:r>
      <w:r w:rsidRPr="3AA201FD">
        <w:rPr>
          <w:rStyle w:val="normaltextrun"/>
          <w:rFonts w:ascii="Arial" w:eastAsia="Arial" w:hAnsi="Arial" w:cs="Arial"/>
          <w:color w:val="000000" w:themeColor="text1"/>
          <w:sz w:val="20"/>
          <w:szCs w:val="20"/>
        </w:rPr>
        <w:t>.</w:t>
      </w:r>
      <w:r w:rsidRPr="3AA201FD">
        <w:rPr>
          <w:rStyle w:val="eop"/>
          <w:rFonts w:ascii="Arial" w:eastAsia="Arial" w:hAnsi="Arial" w:cs="Arial"/>
          <w:color w:val="000000" w:themeColor="text1"/>
          <w:sz w:val="20"/>
          <w:szCs w:val="20"/>
          <w:lang w:val="es-PE"/>
        </w:rPr>
        <w:t> </w:t>
      </w:r>
    </w:p>
    <w:p w14:paraId="6B2A95B7" w14:textId="4AE4E56D" w:rsidR="00E97F4D" w:rsidRDefault="00E97F4D">
      <w:pPr>
        <w:spacing w:before="1"/>
        <w:ind w:left="391" w:right="-427"/>
        <w:jc w:val="both"/>
        <w:rPr>
          <w:rFonts w:ascii="Arial" w:eastAsia="Arial" w:hAnsi="Arial" w:cs="Arial"/>
          <w:color w:val="000000" w:themeColor="text1"/>
          <w:sz w:val="20"/>
          <w:szCs w:val="20"/>
        </w:rPr>
        <w:pPrChange w:id="58" w:author="julimar8a" w:date="2024-04-17T17:09:00Z">
          <w:pPr/>
        </w:pPrChange>
      </w:pPr>
    </w:p>
    <w:p w14:paraId="7B722E10" w14:textId="40756CC4" w:rsidR="00E97F4D" w:rsidRDefault="167F8959">
      <w:pPr>
        <w:pStyle w:val="Textoindependiente"/>
        <w:numPr>
          <w:ilvl w:val="0"/>
          <w:numId w:val="23"/>
        </w:numPr>
        <w:spacing w:before="120" w:after="240"/>
        <w:ind w:left="450" w:right="-284"/>
        <w:jc w:val="both"/>
        <w:rPr>
          <w:rFonts w:ascii="Arial" w:eastAsia="Arial" w:hAnsi="Arial" w:cs="Arial"/>
          <w:color w:val="000000" w:themeColor="text1"/>
          <w:sz w:val="20"/>
          <w:szCs w:val="20"/>
          <w:u w:val="single"/>
          <w:rPrChange w:id="59" w:author="julimar8a" w:date="2024-04-17T17:10:00Z">
            <w:rPr>
              <w:rFonts w:ascii="Arial" w:eastAsia="Arial" w:hAnsi="Arial" w:cs="Arial"/>
              <w:color w:val="000000" w:themeColor="text1"/>
              <w:sz w:val="20"/>
              <w:szCs w:val="20"/>
            </w:rPr>
          </w:rPrChange>
        </w:rPr>
        <w:pPrChange w:id="60" w:author="julimar8a" w:date="2024-04-17T17:10:00Z">
          <w:pPr>
            <w:pStyle w:val="Textoindependiente"/>
            <w:numPr>
              <w:numId w:val="23"/>
            </w:numPr>
            <w:spacing w:before="120" w:after="240" w:line="23" w:lineRule="atLeast"/>
            <w:ind w:left="720" w:right="-284" w:hanging="360"/>
            <w:jc w:val="both"/>
          </w:pPr>
        </w:pPrChange>
      </w:pPr>
      <w:r w:rsidRPr="3AA201FD">
        <w:rPr>
          <w:rFonts w:ascii="Arial" w:eastAsia="Arial" w:hAnsi="Arial" w:cs="Arial"/>
          <w:color w:val="000000" w:themeColor="text1"/>
          <w:sz w:val="20"/>
          <w:szCs w:val="20"/>
          <w:u w:val="single"/>
        </w:rPr>
        <w:t>Secciones de</w:t>
      </w:r>
      <w:del w:id="61" w:author="julimar8a" w:date="2024-04-17T17:10:00Z">
        <w:r w:rsidR="00E97F4D" w:rsidRPr="3AA201FD" w:rsidDel="167F8959">
          <w:rPr>
            <w:rFonts w:ascii="Arial" w:eastAsia="Arial" w:hAnsi="Arial" w:cs="Arial"/>
            <w:color w:val="000000" w:themeColor="text1"/>
            <w:sz w:val="20"/>
            <w:szCs w:val="20"/>
            <w:u w:val="single"/>
          </w:rPr>
          <w:delText xml:space="preserve"> </w:delText>
        </w:r>
      </w:del>
      <w:r w:rsidRPr="3AA201FD">
        <w:rPr>
          <w:rFonts w:ascii="Arial" w:eastAsia="Arial" w:hAnsi="Arial" w:cs="Arial"/>
          <w:color w:val="000000" w:themeColor="text1"/>
          <w:sz w:val="20"/>
          <w:szCs w:val="20"/>
          <w:u w:val="single"/>
        </w:rPr>
        <w:t xml:space="preserve"> Mercancías peligrosas</w:t>
      </w:r>
    </w:p>
    <w:p w14:paraId="2E400D40" w14:textId="46AB6AF1" w:rsidR="00E97F4D" w:rsidRDefault="167F8959" w:rsidP="3AA201FD">
      <w:pPr>
        <w:pStyle w:val="Textoindependiente"/>
        <w:numPr>
          <w:ilvl w:val="0"/>
          <w:numId w:val="20"/>
        </w:numPr>
        <w:ind w:right="-427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  <w:r w:rsidRPr="3AA201FD">
        <w:rPr>
          <w:rFonts w:ascii="Arial" w:eastAsia="Arial" w:hAnsi="Arial" w:cs="Arial"/>
          <w:b/>
          <w:bCs/>
          <w:i/>
          <w:iCs/>
          <w:color w:val="000000" w:themeColor="text1"/>
          <w:sz w:val="20"/>
          <w:szCs w:val="20"/>
        </w:rPr>
        <w:t>Sección: Registro</w:t>
      </w:r>
      <w:r w:rsidR="25C898B5" w:rsidRPr="3AA201FD">
        <w:rPr>
          <w:rFonts w:ascii="Arial" w:eastAsia="Arial" w:hAnsi="Arial" w:cs="Arial"/>
          <w:b/>
          <w:bCs/>
          <w:i/>
          <w:iCs/>
          <w:color w:val="000000" w:themeColor="text1"/>
          <w:sz w:val="20"/>
          <w:szCs w:val="20"/>
        </w:rPr>
        <w:t xml:space="preserve"> subpestañas Entrada/Salida</w:t>
      </w:r>
    </w:p>
    <w:p w14:paraId="418988F1" w14:textId="59EB3967" w:rsidR="00E97F4D" w:rsidRDefault="00E97F4D">
      <w:pPr>
        <w:spacing w:before="1"/>
        <w:ind w:left="751" w:right="-427"/>
        <w:jc w:val="both"/>
        <w:rPr>
          <w:rFonts w:ascii="Arial" w:eastAsia="Arial" w:hAnsi="Arial" w:cs="Arial"/>
          <w:color w:val="000000" w:themeColor="text1"/>
          <w:sz w:val="20"/>
          <w:szCs w:val="20"/>
        </w:rPr>
        <w:pPrChange w:id="62" w:author="julimar8a" w:date="2024-04-17T17:09:00Z">
          <w:pPr/>
        </w:pPrChange>
      </w:pPr>
    </w:p>
    <w:p w14:paraId="6CFD17B4" w14:textId="4137D47A" w:rsidR="00E97F4D" w:rsidRDefault="167F8959" w:rsidP="3AA201FD">
      <w:pPr>
        <w:pStyle w:val="Textoindependiente"/>
        <w:ind w:left="708" w:right="-427"/>
        <w:jc w:val="both"/>
        <w:rPr>
          <w:rFonts w:ascii="Arial" w:eastAsia="Arial" w:hAnsi="Arial" w:cs="Arial"/>
          <w:color w:val="0052CC"/>
          <w:sz w:val="20"/>
          <w:szCs w:val="20"/>
        </w:rPr>
      </w:pPr>
      <w:r w:rsidRPr="3AA201FD">
        <w:rPr>
          <w:rFonts w:ascii="Arial" w:eastAsia="Arial" w:hAnsi="Arial" w:cs="Arial"/>
          <w:color w:val="000000" w:themeColor="text1"/>
          <w:sz w:val="20"/>
          <w:szCs w:val="20"/>
        </w:rPr>
        <w:t xml:space="preserve">La vista de </w:t>
      </w:r>
      <w:r w:rsidRPr="3AA201FD">
        <w:rPr>
          <w:rFonts w:ascii="Arial" w:eastAsia="Arial" w:hAnsi="Arial" w:cs="Arial"/>
          <w:color w:val="000000" w:themeColor="text1"/>
          <w:sz w:val="20"/>
          <w:szCs w:val="20"/>
          <w:rPrChange w:id="63" w:author="julimar8a" w:date="2024-04-17T17:11:00Z">
            <w:rPr>
              <w:rFonts w:ascii="Arial" w:eastAsia="Arial" w:hAnsi="Arial" w:cs="Arial"/>
              <w:color w:val="000000" w:themeColor="text1"/>
              <w:sz w:val="20"/>
              <w:szCs w:val="20"/>
              <w:u w:val="single"/>
            </w:rPr>
          </w:rPrChange>
        </w:rPr>
        <w:t>Mercancías peligrosas</w:t>
      </w:r>
      <w:r w:rsidRPr="3AA201FD">
        <w:rPr>
          <w:rFonts w:ascii="Arial" w:eastAsia="Arial" w:hAnsi="Arial" w:cs="Arial"/>
          <w:color w:val="000000" w:themeColor="text1"/>
          <w:sz w:val="20"/>
          <w:szCs w:val="20"/>
        </w:rPr>
        <w:t xml:space="preserve"> es creada por defecto con la creación del DUE. En ella se realizarán</w:t>
      </w:r>
      <w:r w:rsidRPr="3AA201FD">
        <w:rPr>
          <w:color w:val="000000" w:themeColor="text1"/>
          <w:sz w:val="20"/>
          <w:szCs w:val="20"/>
        </w:rPr>
        <w:t xml:space="preserve"> las acciones para </w:t>
      </w:r>
      <w:r w:rsidR="689164AB" w:rsidRPr="3AA201FD">
        <w:rPr>
          <w:color w:val="000000" w:themeColor="text1"/>
          <w:sz w:val="20"/>
          <w:szCs w:val="20"/>
        </w:rPr>
        <w:t xml:space="preserve">el manifiesto de </w:t>
      </w:r>
      <w:r w:rsidR="689164AB" w:rsidRPr="3AA201FD">
        <w:rPr>
          <w:rFonts w:ascii="Arial" w:eastAsia="Arial" w:hAnsi="Arial" w:cs="Arial"/>
          <w:color w:val="000000" w:themeColor="text1"/>
          <w:sz w:val="20"/>
          <w:szCs w:val="20"/>
        </w:rPr>
        <w:t>Mercancías peligrosas</w:t>
      </w:r>
      <w:r w:rsidR="737DA42D" w:rsidRPr="3AA201FD">
        <w:rPr>
          <w:rFonts w:ascii="Arial" w:eastAsia="Arial" w:hAnsi="Arial" w:cs="Arial"/>
          <w:color w:val="000000" w:themeColor="text1"/>
          <w:sz w:val="20"/>
          <w:szCs w:val="20"/>
        </w:rPr>
        <w:t xml:space="preserve"> y las subpestañas Entrada/Salida</w:t>
      </w:r>
      <w:r w:rsidRPr="3AA201FD">
        <w:rPr>
          <w:color w:val="000000" w:themeColor="text1"/>
          <w:sz w:val="20"/>
          <w:szCs w:val="20"/>
          <w:rPrChange w:id="64" w:author="julimar8a" w:date="2024-04-17T17:11:00Z">
            <w:rPr>
              <w:rFonts w:ascii="Arial" w:eastAsia="Arial" w:hAnsi="Arial" w:cs="Arial"/>
              <w:color w:val="000000" w:themeColor="text1"/>
              <w:sz w:val="20"/>
              <w:szCs w:val="20"/>
            </w:rPr>
          </w:rPrChange>
        </w:rPr>
        <w:t xml:space="preserve">. Se accede a </w:t>
      </w:r>
      <w:r w:rsidRPr="3AA201FD">
        <w:rPr>
          <w:rFonts w:ascii="Arial" w:eastAsia="Arial" w:hAnsi="Arial" w:cs="Arial"/>
          <w:color w:val="000000" w:themeColor="text1"/>
          <w:sz w:val="20"/>
          <w:szCs w:val="20"/>
        </w:rPr>
        <w:t xml:space="preserve">la vista </w:t>
      </w:r>
      <w:r w:rsidR="24F7B88A" w:rsidRPr="3AA201FD">
        <w:rPr>
          <w:rFonts w:ascii="Arial" w:eastAsia="Arial" w:hAnsi="Arial" w:cs="Arial"/>
          <w:color w:val="000000" w:themeColor="text1"/>
          <w:sz w:val="20"/>
          <w:szCs w:val="20"/>
        </w:rPr>
        <w:t>Mercancías peligrosas</w:t>
      </w:r>
      <w:r w:rsidRPr="3AA201FD">
        <w:rPr>
          <w:rFonts w:ascii="Arial" w:eastAsia="Arial" w:hAnsi="Arial" w:cs="Arial"/>
          <w:color w:val="000000" w:themeColor="text1"/>
          <w:sz w:val="20"/>
          <w:szCs w:val="20"/>
        </w:rPr>
        <w:t xml:space="preserve"> a través de la acción descrita en la </w:t>
      </w:r>
      <w:proofErr w:type="spellStart"/>
      <w:r w:rsidRPr="3AA201FD">
        <w:rPr>
          <w:rFonts w:ascii="Arial" w:eastAsia="Arial" w:hAnsi="Arial" w:cs="Arial"/>
          <w:color w:val="000000" w:themeColor="text1"/>
          <w:sz w:val="20"/>
          <w:szCs w:val="20"/>
        </w:rPr>
        <w:t>HdU</w:t>
      </w:r>
      <w:proofErr w:type="spellEnd"/>
      <w:r w:rsidRPr="3AA201FD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r w:rsidRPr="3AA201FD">
        <w:rPr>
          <w:rFonts w:ascii="Arial" w:eastAsia="Arial" w:hAnsi="Arial" w:cs="Arial"/>
          <w:color w:val="0052CC"/>
          <w:sz w:val="20"/>
          <w:szCs w:val="20"/>
        </w:rPr>
        <w:t>VUCEPERPAM-762 Detalle del DUE</w:t>
      </w:r>
      <w:r w:rsidRPr="3AA201FD">
        <w:rPr>
          <w:rFonts w:ascii="Arial" w:eastAsia="Arial" w:hAnsi="Arial" w:cs="Arial"/>
          <w:color w:val="000000" w:themeColor="text1"/>
          <w:sz w:val="20"/>
          <w:szCs w:val="20"/>
        </w:rPr>
        <w:t xml:space="preserve">. Si el usuario no tiene permiso para la ver el detalle se mostrará el mensaje de error </w:t>
      </w:r>
      <w:r w:rsidRPr="3AA201FD">
        <w:rPr>
          <w:rFonts w:ascii="Arial" w:eastAsia="Arial" w:hAnsi="Arial" w:cs="Arial"/>
          <w:color w:val="0052CC"/>
          <w:sz w:val="20"/>
          <w:szCs w:val="20"/>
        </w:rPr>
        <w:t>E0041.</w:t>
      </w:r>
    </w:p>
    <w:p w14:paraId="0E573273" w14:textId="2DC15B95" w:rsidR="00E97F4D" w:rsidRDefault="00E97F4D">
      <w:pPr>
        <w:spacing w:before="1"/>
        <w:ind w:left="708" w:right="-427"/>
        <w:jc w:val="both"/>
        <w:rPr>
          <w:rFonts w:ascii="Arial" w:eastAsia="Arial" w:hAnsi="Arial" w:cs="Arial"/>
          <w:color w:val="000000" w:themeColor="text1"/>
          <w:sz w:val="20"/>
          <w:szCs w:val="20"/>
        </w:rPr>
        <w:pPrChange w:id="65" w:author="julimar8a" w:date="2024-04-17T17:09:00Z">
          <w:pPr/>
        </w:pPrChange>
      </w:pPr>
    </w:p>
    <w:p w14:paraId="42975161" w14:textId="21B657E3" w:rsidR="00E97F4D" w:rsidRDefault="167F8959">
      <w:pPr>
        <w:pStyle w:val="Textoindependiente"/>
        <w:ind w:left="708" w:right="-427"/>
        <w:jc w:val="both"/>
        <w:rPr>
          <w:rFonts w:ascii="Arial" w:eastAsia="Arial" w:hAnsi="Arial" w:cs="Arial"/>
          <w:color w:val="000000" w:themeColor="text1"/>
          <w:sz w:val="20"/>
          <w:szCs w:val="20"/>
        </w:rPr>
        <w:pPrChange w:id="66" w:author="julimar8a" w:date="2024-04-17T17:15:00Z">
          <w:pPr/>
        </w:pPrChange>
      </w:pPr>
      <w:r w:rsidRPr="3AA201FD">
        <w:rPr>
          <w:rFonts w:ascii="Arial" w:eastAsia="Arial" w:hAnsi="Arial" w:cs="Arial"/>
          <w:color w:val="000000" w:themeColor="text1"/>
          <w:sz w:val="20"/>
          <w:szCs w:val="20"/>
        </w:rPr>
        <w:t>La información</w:t>
      </w:r>
      <w:r w:rsidR="3EC3C42D" w:rsidRPr="3AA201FD">
        <w:rPr>
          <w:rFonts w:ascii="Arial" w:eastAsia="Arial" w:hAnsi="Arial" w:cs="Arial"/>
          <w:color w:val="000000" w:themeColor="text1"/>
          <w:sz w:val="20"/>
          <w:szCs w:val="20"/>
        </w:rPr>
        <w:t xml:space="preserve"> que se </w:t>
      </w:r>
      <w:r w:rsidR="5B4F2FF7" w:rsidRPr="3AA201FD">
        <w:rPr>
          <w:rFonts w:ascii="Arial" w:eastAsia="Arial" w:hAnsi="Arial" w:cs="Arial"/>
          <w:color w:val="000000" w:themeColor="text1"/>
          <w:sz w:val="20"/>
          <w:szCs w:val="20"/>
        </w:rPr>
        <w:t>registra</w:t>
      </w:r>
      <w:ins w:id="67" w:author="julimar8a" w:date="2024-04-17T17:22:00Z">
        <w:r w:rsidR="5B4F2FF7" w:rsidRPr="3AA201FD">
          <w:rPr>
            <w:rFonts w:ascii="Arial" w:eastAsia="Arial" w:hAnsi="Arial" w:cs="Arial"/>
            <w:color w:val="000000" w:themeColor="text1"/>
            <w:sz w:val="20"/>
            <w:szCs w:val="20"/>
          </w:rPr>
          <w:t xml:space="preserve"> </w:t>
        </w:r>
      </w:ins>
      <w:r w:rsidR="3EC3C42D" w:rsidRPr="3AA201FD">
        <w:rPr>
          <w:rFonts w:ascii="Arial" w:eastAsia="Arial" w:hAnsi="Arial" w:cs="Arial"/>
          <w:color w:val="000000" w:themeColor="text1"/>
          <w:sz w:val="20"/>
          <w:szCs w:val="20"/>
        </w:rPr>
        <w:t>en las subpestañas de</w:t>
      </w:r>
      <w:r w:rsidRPr="3AA201FD">
        <w:rPr>
          <w:rFonts w:ascii="Arial" w:eastAsia="Arial" w:hAnsi="Arial" w:cs="Arial"/>
          <w:color w:val="000000" w:themeColor="text1"/>
          <w:sz w:val="20"/>
          <w:szCs w:val="20"/>
        </w:rPr>
        <w:t xml:space="preserve"> la pestaña </w:t>
      </w:r>
      <w:r w:rsidR="4D0C20D0" w:rsidRPr="3AA201FD">
        <w:rPr>
          <w:rFonts w:ascii="Arial" w:eastAsia="Arial" w:hAnsi="Arial" w:cs="Arial"/>
          <w:color w:val="000000" w:themeColor="text1"/>
          <w:sz w:val="20"/>
          <w:szCs w:val="20"/>
        </w:rPr>
        <w:t>Mercancías peligrosa</w:t>
      </w:r>
      <w:r w:rsidR="119BABE5" w:rsidRPr="3AA201FD">
        <w:rPr>
          <w:rFonts w:ascii="Arial" w:eastAsia="Arial" w:hAnsi="Arial" w:cs="Arial"/>
          <w:color w:val="000000" w:themeColor="text1"/>
          <w:sz w:val="20"/>
          <w:szCs w:val="20"/>
        </w:rPr>
        <w:t>s</w:t>
      </w:r>
      <w:r w:rsidR="4D0C20D0" w:rsidRPr="3AA201FD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r w:rsidRPr="3AA201FD">
        <w:rPr>
          <w:rFonts w:ascii="Arial" w:eastAsia="Arial" w:hAnsi="Arial" w:cs="Arial"/>
          <w:color w:val="000000" w:themeColor="text1"/>
          <w:sz w:val="20"/>
          <w:szCs w:val="20"/>
        </w:rPr>
        <w:t>(</w:t>
      </w:r>
      <w:proofErr w:type="spellStart"/>
      <w:r w:rsidRPr="3AA201FD">
        <w:rPr>
          <w:rFonts w:ascii="Arial" w:eastAsia="Arial" w:hAnsi="Arial" w:cs="Arial"/>
          <w:i/>
          <w:iCs/>
          <w:color w:val="000000" w:themeColor="text1"/>
          <w:sz w:val="20"/>
          <w:szCs w:val="20"/>
        </w:rPr>
        <w:t>Wireframe</w:t>
      </w:r>
      <w:proofErr w:type="spellEnd"/>
      <w:r w:rsidRPr="3AA201FD">
        <w:rPr>
          <w:rFonts w:ascii="Arial" w:eastAsia="Arial" w:hAnsi="Arial" w:cs="Arial"/>
          <w:i/>
          <w:iCs/>
          <w:color w:val="000000" w:themeColor="text1"/>
          <w:sz w:val="20"/>
          <w:szCs w:val="20"/>
        </w:rPr>
        <w:t xml:space="preserve"> 1</w:t>
      </w:r>
      <w:r w:rsidRPr="3AA201FD">
        <w:rPr>
          <w:rFonts w:ascii="Arial" w:eastAsia="Arial" w:hAnsi="Arial" w:cs="Arial"/>
          <w:color w:val="000000" w:themeColor="text1"/>
          <w:sz w:val="20"/>
          <w:szCs w:val="20"/>
        </w:rPr>
        <w:t>) pueden ser agregados a través de una de dos modalidades:</w:t>
      </w:r>
    </w:p>
    <w:p w14:paraId="311D874F" w14:textId="48162F52" w:rsidR="00E97F4D" w:rsidRDefault="00E97F4D">
      <w:pPr>
        <w:spacing w:before="6"/>
        <w:ind w:left="742" w:right="-568"/>
        <w:jc w:val="both"/>
        <w:rPr>
          <w:rFonts w:ascii="Arial" w:eastAsia="Arial" w:hAnsi="Arial" w:cs="Arial"/>
          <w:color w:val="000000" w:themeColor="text1"/>
          <w:sz w:val="20"/>
          <w:szCs w:val="20"/>
        </w:rPr>
        <w:pPrChange w:id="68" w:author="julimar8a" w:date="2024-04-17T17:09:00Z">
          <w:pPr/>
        </w:pPrChange>
      </w:pPr>
    </w:p>
    <w:p w14:paraId="605D426F" w14:textId="14321579" w:rsidR="00E97F4D" w:rsidRDefault="167F8959">
      <w:pPr>
        <w:pStyle w:val="Textoindependiente"/>
        <w:ind w:left="1451" w:right="-568"/>
        <w:jc w:val="both"/>
        <w:rPr>
          <w:rFonts w:ascii="Arial" w:eastAsia="Arial" w:hAnsi="Arial" w:cs="Arial"/>
          <w:color w:val="000000" w:themeColor="text1"/>
          <w:sz w:val="20"/>
          <w:szCs w:val="20"/>
        </w:rPr>
        <w:pPrChange w:id="69" w:author="julimar8a" w:date="2024-04-17T17:09:00Z">
          <w:pPr/>
        </w:pPrChange>
      </w:pPr>
      <w:r w:rsidRPr="3AA201FD">
        <w:rPr>
          <w:rFonts w:ascii="Arial" w:eastAsia="Arial" w:hAnsi="Arial" w:cs="Arial"/>
          <w:color w:val="000000" w:themeColor="text1"/>
          <w:sz w:val="20"/>
          <w:szCs w:val="20"/>
        </w:rPr>
        <w:t xml:space="preserve">Agregando cada </w:t>
      </w:r>
      <w:r w:rsidR="6D08A5BB" w:rsidRPr="3AA201FD">
        <w:rPr>
          <w:rFonts w:ascii="Arial" w:eastAsia="Arial" w:hAnsi="Arial" w:cs="Arial"/>
          <w:color w:val="000000" w:themeColor="text1"/>
          <w:sz w:val="20"/>
          <w:szCs w:val="20"/>
        </w:rPr>
        <w:t>registro</w:t>
      </w:r>
      <w:r w:rsidRPr="3AA201FD">
        <w:rPr>
          <w:rFonts w:ascii="Arial" w:eastAsia="Arial" w:hAnsi="Arial" w:cs="Arial"/>
          <w:color w:val="000000" w:themeColor="text1"/>
          <w:sz w:val="20"/>
          <w:szCs w:val="20"/>
        </w:rPr>
        <w:t xml:space="preserve"> a través del ingreso en cada pestaña</w:t>
      </w:r>
    </w:p>
    <w:p w14:paraId="2F5E42BB" w14:textId="54476CC3" w:rsidR="00E97F4D" w:rsidRDefault="167F8959">
      <w:pPr>
        <w:pStyle w:val="Textoindependiente"/>
        <w:ind w:left="1451" w:right="-568"/>
        <w:jc w:val="both"/>
        <w:rPr>
          <w:rFonts w:ascii="Arial" w:eastAsia="Arial" w:hAnsi="Arial" w:cs="Arial"/>
          <w:color w:val="000000" w:themeColor="text1"/>
          <w:sz w:val="20"/>
          <w:szCs w:val="20"/>
        </w:rPr>
        <w:pPrChange w:id="70" w:author="julimar8a" w:date="2024-04-17T17:09:00Z">
          <w:pPr/>
        </w:pPrChange>
      </w:pPr>
      <w:r w:rsidRPr="5ED3B499">
        <w:rPr>
          <w:rFonts w:ascii="Arial" w:eastAsia="Arial" w:hAnsi="Arial" w:cs="Arial"/>
          <w:color w:val="000000" w:themeColor="text1"/>
          <w:sz w:val="20"/>
          <w:szCs w:val="20"/>
        </w:rPr>
        <w:t>Cargando un Excel con uno o todos los formatos, con el botón “Adjuntar”</w:t>
      </w:r>
      <w:r w:rsidR="5330A32D" w:rsidRPr="5ED3B499">
        <w:rPr>
          <w:rFonts w:ascii="Arial" w:eastAsia="Arial" w:hAnsi="Arial" w:cs="Arial"/>
          <w:color w:val="000000" w:themeColor="text1"/>
          <w:sz w:val="20"/>
          <w:szCs w:val="20"/>
        </w:rPr>
        <w:t>. Se tiene una plantilla para realizar la carga masiva en la opción ‘Descargar plantilla de carga’</w:t>
      </w:r>
    </w:p>
    <w:p w14:paraId="053D2D2D" w14:textId="1DC01503" w:rsidR="00E97F4D" w:rsidRDefault="00E97F4D" w:rsidP="3AA201FD">
      <w:pPr>
        <w:spacing w:before="1"/>
        <w:ind w:left="708" w:right="-427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352C08E9" w14:textId="47D66848" w:rsidR="00E97F4D" w:rsidRDefault="00E97F4D">
      <w:pPr>
        <w:spacing w:before="1"/>
        <w:ind w:left="708" w:right="-427"/>
        <w:jc w:val="both"/>
        <w:rPr>
          <w:rFonts w:ascii="Arial" w:eastAsia="Arial" w:hAnsi="Arial" w:cs="Arial"/>
          <w:color w:val="000000" w:themeColor="text1"/>
          <w:sz w:val="20"/>
          <w:szCs w:val="20"/>
        </w:rPr>
        <w:pPrChange w:id="71" w:author="julimar8a" w:date="2024-04-17T17:26:00Z">
          <w:pPr/>
        </w:pPrChange>
      </w:pPr>
    </w:p>
    <w:p w14:paraId="6C8488BC" w14:textId="0DFDD6B1" w:rsidR="00E97F4D" w:rsidRDefault="00E97F4D" w:rsidP="3AA201FD">
      <w:pPr>
        <w:spacing w:before="1"/>
        <w:ind w:left="708" w:right="-427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09730D22" w14:textId="7DC5FC79" w:rsidR="00E97F4D" w:rsidRDefault="00E97F4D" w:rsidP="3AA201FD">
      <w:pPr>
        <w:spacing w:before="1"/>
        <w:ind w:left="708" w:right="-427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24DFA149" w14:textId="01A102B6" w:rsidR="00E97F4D" w:rsidRDefault="6404C972" w:rsidP="3AA201FD">
      <w:pPr>
        <w:pStyle w:val="Textoindependiente"/>
        <w:numPr>
          <w:ilvl w:val="0"/>
          <w:numId w:val="20"/>
        </w:numPr>
        <w:ind w:right="-427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  <w:r w:rsidRPr="3AA201FD">
        <w:rPr>
          <w:rFonts w:ascii="Arial" w:eastAsia="Arial" w:hAnsi="Arial" w:cs="Arial"/>
          <w:b/>
          <w:bCs/>
          <w:i/>
          <w:iCs/>
          <w:color w:val="000000" w:themeColor="text1"/>
          <w:sz w:val="20"/>
          <w:szCs w:val="20"/>
        </w:rPr>
        <w:t>Sección: Acciones</w:t>
      </w:r>
    </w:p>
    <w:p w14:paraId="1E07B103" w14:textId="134A326F" w:rsidR="00E97F4D" w:rsidRDefault="00E97F4D" w:rsidP="3AA201FD">
      <w:pPr>
        <w:pStyle w:val="Textoindependiente"/>
        <w:ind w:right="-427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4D19597D" w14:textId="71822ECE" w:rsidR="00E97F4D" w:rsidRDefault="6404C972">
      <w:pPr>
        <w:pStyle w:val="Textoindependiente"/>
        <w:spacing w:before="3" w:line="340" w:lineRule="atLeast"/>
        <w:ind w:left="708" w:right="-427"/>
        <w:jc w:val="both"/>
        <w:rPr>
          <w:rFonts w:ascii="Arial" w:eastAsia="Arial" w:hAnsi="Arial" w:cs="Arial"/>
          <w:color w:val="000000" w:themeColor="text1"/>
          <w:sz w:val="20"/>
          <w:szCs w:val="20"/>
        </w:rPr>
        <w:pPrChange w:id="72" w:author="julimar8a" w:date="2024-04-17T17:30:00Z">
          <w:pPr/>
        </w:pPrChange>
      </w:pPr>
      <w:r w:rsidRPr="3AA201FD">
        <w:rPr>
          <w:rFonts w:ascii="Arial" w:eastAsia="Arial" w:hAnsi="Arial" w:cs="Arial"/>
          <w:color w:val="000000" w:themeColor="text1"/>
          <w:sz w:val="20"/>
          <w:szCs w:val="20"/>
        </w:rPr>
        <w:lastRenderedPageBreak/>
        <w:t>Desde esta pantalla, el rol autorizado podrá realizar las acciones descritas, en las subpestañas</w:t>
      </w:r>
      <w:r w:rsidR="7A16973E" w:rsidRPr="3AA201FD">
        <w:rPr>
          <w:rFonts w:ascii="Arial" w:eastAsia="Arial" w:hAnsi="Arial" w:cs="Arial"/>
          <w:color w:val="000000" w:themeColor="text1"/>
          <w:sz w:val="20"/>
          <w:szCs w:val="20"/>
        </w:rPr>
        <w:t xml:space="preserve"> (</w:t>
      </w:r>
      <w:proofErr w:type="spellStart"/>
      <w:r w:rsidR="7A16973E" w:rsidRPr="3AA201FD">
        <w:rPr>
          <w:rFonts w:ascii="Arial" w:eastAsia="Arial" w:hAnsi="Arial" w:cs="Arial"/>
          <w:i/>
          <w:iCs/>
          <w:color w:val="000000" w:themeColor="text1"/>
          <w:sz w:val="20"/>
          <w:szCs w:val="20"/>
        </w:rPr>
        <w:t>Wireframe</w:t>
      </w:r>
      <w:proofErr w:type="spellEnd"/>
      <w:r w:rsidR="7A16973E" w:rsidRPr="3AA201FD">
        <w:rPr>
          <w:rFonts w:ascii="Arial" w:eastAsia="Arial" w:hAnsi="Arial" w:cs="Arial"/>
          <w:i/>
          <w:iCs/>
          <w:color w:val="000000" w:themeColor="text1"/>
          <w:sz w:val="20"/>
          <w:szCs w:val="20"/>
        </w:rPr>
        <w:t xml:space="preserve"> 1</w:t>
      </w:r>
      <w:r w:rsidR="7A16973E" w:rsidRPr="3AA201FD">
        <w:rPr>
          <w:rFonts w:ascii="Arial" w:eastAsia="Arial" w:hAnsi="Arial" w:cs="Arial"/>
          <w:color w:val="000000" w:themeColor="text1"/>
          <w:sz w:val="20"/>
          <w:szCs w:val="20"/>
        </w:rPr>
        <w:t>)</w:t>
      </w:r>
      <w:r w:rsidRPr="3AA201FD">
        <w:rPr>
          <w:rFonts w:ascii="Arial" w:eastAsia="Arial" w:hAnsi="Arial" w:cs="Arial"/>
          <w:color w:val="000000" w:themeColor="text1"/>
          <w:sz w:val="20"/>
          <w:szCs w:val="20"/>
        </w:rPr>
        <w:t>:</w:t>
      </w:r>
    </w:p>
    <w:p w14:paraId="7CF09AD8" w14:textId="65C500F2" w:rsidR="00E97F4D" w:rsidRDefault="00E97F4D" w:rsidP="3AA201FD">
      <w:pPr>
        <w:spacing w:before="3" w:line="340" w:lineRule="atLeast"/>
        <w:ind w:left="708" w:right="-427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65EB1001" w14:textId="42D4C55F" w:rsidR="00E97F4D" w:rsidRDefault="6404C972">
      <w:pPr>
        <w:numPr>
          <w:ilvl w:val="0"/>
          <w:numId w:val="14"/>
        </w:numPr>
        <w:spacing w:before="3" w:line="340" w:lineRule="atLeast"/>
        <w:ind w:right="-427"/>
        <w:jc w:val="both"/>
        <w:rPr>
          <w:ins w:id="73" w:author="julimar8a" w:date="2024-04-17T17:33:00Z" w16du:dateUtc="2024-04-17T17:33:54Z"/>
          <w:rFonts w:ascii="Arial" w:eastAsia="Arial" w:hAnsi="Arial" w:cs="Arial"/>
          <w:color w:val="000000" w:themeColor="text1"/>
          <w:sz w:val="20"/>
          <w:szCs w:val="20"/>
        </w:rPr>
        <w:pPrChange w:id="74" w:author="julimar8a" w:date="2024-07-18T04:07:00Z">
          <w:pPr>
            <w:numPr>
              <w:numId w:val="18"/>
            </w:numPr>
            <w:ind w:left="1428" w:hanging="360"/>
          </w:pPr>
        </w:pPrChange>
      </w:pPr>
      <w:r w:rsidRPr="7D04682A">
        <w:rPr>
          <w:rFonts w:ascii="Arial" w:eastAsia="Arial" w:hAnsi="Arial" w:cs="Arial"/>
          <w:color w:val="000000" w:themeColor="text1"/>
          <w:sz w:val="20"/>
          <w:szCs w:val="20"/>
        </w:rPr>
        <w:t xml:space="preserve">Con los roles: </w:t>
      </w:r>
      <w:r w:rsidR="7772053F" w:rsidRPr="7D04682A">
        <w:rPr>
          <w:rFonts w:ascii="Arial" w:eastAsia="Arial" w:hAnsi="Arial" w:cs="Arial"/>
          <w:color w:val="000000" w:themeColor="text1"/>
          <w:sz w:val="20"/>
          <w:szCs w:val="20"/>
        </w:rPr>
        <w:t xml:space="preserve"> CP.Administrado.Operador, </w:t>
      </w:r>
      <w:proofErr w:type="spellStart"/>
      <w:r w:rsidR="7772053F" w:rsidRPr="7D04682A">
        <w:rPr>
          <w:rFonts w:ascii="Arial" w:eastAsia="Arial" w:hAnsi="Arial" w:cs="Arial"/>
          <w:color w:val="000000" w:themeColor="text1"/>
          <w:sz w:val="20"/>
          <w:szCs w:val="20"/>
        </w:rPr>
        <w:t>CP.Administrado.Extranjero.Supervisor</w:t>
      </w:r>
      <w:proofErr w:type="spellEnd"/>
      <w:r w:rsidR="7772053F" w:rsidRPr="7D04682A">
        <w:rPr>
          <w:rFonts w:ascii="Arial" w:eastAsia="Arial" w:hAnsi="Arial" w:cs="Arial"/>
          <w:color w:val="000000" w:themeColor="text1"/>
          <w:sz w:val="20"/>
          <w:szCs w:val="20"/>
        </w:rPr>
        <w:t>, CP. Administrado. Nacional. Supervisor, CP. Administrado. Nacional. Operador, CP. Administrado. Extranjero. Supervisor</w:t>
      </w:r>
      <w:ins w:id="75" w:author="julimar8a" w:date="2024-04-17T17:33:00Z">
        <w:r w:rsidR="76963218" w:rsidRPr="7D04682A">
          <w:rPr>
            <w:rFonts w:ascii="Arial" w:eastAsia="Arial" w:hAnsi="Arial" w:cs="Arial"/>
            <w:color w:val="000000" w:themeColor="text1"/>
            <w:sz w:val="20"/>
            <w:szCs w:val="20"/>
          </w:rPr>
          <w:t>.</w:t>
        </w:r>
      </w:ins>
    </w:p>
    <w:p w14:paraId="3E6C7310" w14:textId="4C744462" w:rsidR="00E97F4D" w:rsidRDefault="00E97F4D" w:rsidP="3AA201FD">
      <w:pPr>
        <w:spacing w:before="1"/>
        <w:ind w:right="-427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2E1CF4EE" w14:textId="58E72422" w:rsidR="00E97F4D" w:rsidRDefault="672B11A2" w:rsidP="2B2723DA">
      <w:pPr>
        <w:pStyle w:val="Prrafodelista"/>
        <w:numPr>
          <w:ilvl w:val="0"/>
          <w:numId w:val="14"/>
        </w:numPr>
        <w:spacing w:before="1"/>
        <w:ind w:left="1068" w:right="-427"/>
        <w:rPr>
          <w:rFonts w:ascii="Arial" w:eastAsia="Arial" w:hAnsi="Arial" w:cs="Arial"/>
          <w:color w:val="000000" w:themeColor="text1"/>
          <w:sz w:val="20"/>
          <w:szCs w:val="20"/>
        </w:rPr>
      </w:pPr>
      <w:r w:rsidRPr="5ED3B499">
        <w:rPr>
          <w:rFonts w:ascii="Arial" w:eastAsia="Arial" w:hAnsi="Arial" w:cs="Arial"/>
          <w:color w:val="000000" w:themeColor="text1"/>
          <w:sz w:val="20"/>
          <w:szCs w:val="20"/>
        </w:rPr>
        <w:t xml:space="preserve">Si el documento se encuentra en estado “Por enviar” o “Por </w:t>
      </w:r>
      <w:r w:rsidR="02BB463B" w:rsidRPr="5ED3B499">
        <w:rPr>
          <w:rFonts w:ascii="Arial" w:eastAsia="Arial" w:hAnsi="Arial" w:cs="Arial"/>
          <w:color w:val="000000" w:themeColor="text1"/>
          <w:sz w:val="20"/>
          <w:szCs w:val="20"/>
        </w:rPr>
        <w:t>corregir</w:t>
      </w:r>
      <w:r w:rsidRPr="5ED3B499">
        <w:rPr>
          <w:rFonts w:ascii="Arial" w:eastAsia="Arial" w:hAnsi="Arial" w:cs="Arial"/>
          <w:color w:val="000000" w:themeColor="text1"/>
          <w:sz w:val="20"/>
          <w:szCs w:val="20"/>
        </w:rPr>
        <w:t>” puede</w:t>
      </w:r>
    </w:p>
    <w:p w14:paraId="57BBED49" w14:textId="139FC2A7" w:rsidR="00E97F4D" w:rsidRDefault="6404C972">
      <w:pPr>
        <w:spacing w:before="1"/>
        <w:ind w:left="360" w:right="-427" w:firstLine="708"/>
        <w:rPr>
          <w:rFonts w:ascii="Arial" w:eastAsia="Arial" w:hAnsi="Arial" w:cs="Arial"/>
          <w:color w:val="000000" w:themeColor="text1"/>
          <w:sz w:val="20"/>
          <w:szCs w:val="20"/>
        </w:rPr>
        <w:pPrChange w:id="76" w:author="julimar8a" w:date="2024-04-17T17:26:00Z">
          <w:pPr/>
        </w:pPrChange>
      </w:pPr>
      <w:r w:rsidRPr="3AA201FD">
        <w:rPr>
          <w:rFonts w:ascii="Arial" w:eastAsia="Arial" w:hAnsi="Arial" w:cs="Arial"/>
          <w:color w:val="000000" w:themeColor="text1"/>
          <w:sz w:val="20"/>
          <w:szCs w:val="20"/>
        </w:rPr>
        <w:t>realizar las siguientes acciones (</w:t>
      </w:r>
      <w:proofErr w:type="spellStart"/>
      <w:r w:rsidRPr="3AA201FD">
        <w:rPr>
          <w:rFonts w:ascii="Arial" w:eastAsia="Arial" w:hAnsi="Arial" w:cs="Arial"/>
          <w:b/>
          <w:bCs/>
          <w:i/>
          <w:iCs/>
          <w:color w:val="000000" w:themeColor="text1"/>
          <w:sz w:val="20"/>
          <w:szCs w:val="20"/>
        </w:rPr>
        <w:t>Wireframe</w:t>
      </w:r>
      <w:proofErr w:type="spellEnd"/>
      <w:r w:rsidRPr="3AA201FD">
        <w:rPr>
          <w:rFonts w:ascii="Arial" w:eastAsia="Arial" w:hAnsi="Arial" w:cs="Arial"/>
          <w:b/>
          <w:bCs/>
          <w:i/>
          <w:iCs/>
          <w:color w:val="000000" w:themeColor="text1"/>
          <w:sz w:val="20"/>
          <w:szCs w:val="20"/>
        </w:rPr>
        <w:t xml:space="preserve"> 1</w:t>
      </w:r>
      <w:r w:rsidRPr="3AA201FD">
        <w:rPr>
          <w:rFonts w:ascii="Arial" w:eastAsia="Arial" w:hAnsi="Arial" w:cs="Arial"/>
          <w:color w:val="000000" w:themeColor="text1"/>
          <w:sz w:val="20"/>
          <w:szCs w:val="20"/>
        </w:rPr>
        <w:t>):</w:t>
      </w:r>
    </w:p>
    <w:p w14:paraId="58C05C0D" w14:textId="79D767BA" w:rsidR="00E97F4D" w:rsidRDefault="6404C972">
      <w:pPr>
        <w:pStyle w:val="Textoindependiente"/>
        <w:spacing w:before="3" w:line="340" w:lineRule="atLeast"/>
        <w:ind w:left="566" w:right="-427"/>
        <w:jc w:val="both"/>
        <w:rPr>
          <w:rFonts w:ascii="Arial" w:eastAsia="Arial" w:hAnsi="Arial" w:cs="Arial"/>
          <w:color w:val="000000" w:themeColor="text1"/>
          <w:sz w:val="20"/>
          <w:szCs w:val="20"/>
        </w:rPr>
        <w:pPrChange w:id="77" w:author="julimar8a" w:date="2024-04-17T17:26:00Z">
          <w:pPr/>
        </w:pPrChange>
      </w:pPr>
      <w:r w:rsidRPr="3AA201FD">
        <w:rPr>
          <w:rFonts w:ascii="Arial" w:eastAsia="Arial" w:hAnsi="Arial" w:cs="Arial"/>
          <w:color w:val="000000" w:themeColor="text1"/>
          <w:sz w:val="20"/>
          <w:szCs w:val="20"/>
        </w:rPr>
        <w:t xml:space="preserve">          </w:t>
      </w:r>
    </w:p>
    <w:p w14:paraId="38064BB1" w14:textId="00BBCBE5" w:rsidR="00E97F4D" w:rsidRDefault="672B11A2" w:rsidP="3AA201FD">
      <w:pPr>
        <w:pStyle w:val="Textoindependiente"/>
        <w:spacing w:before="4"/>
        <w:ind w:left="1416" w:right="-427"/>
        <w:jc w:val="both"/>
      </w:pPr>
      <w:r w:rsidRPr="4DD53B6A">
        <w:rPr>
          <w:rFonts w:ascii="Arial" w:eastAsia="Arial" w:hAnsi="Arial" w:cs="Arial"/>
          <w:color w:val="000000" w:themeColor="text1"/>
          <w:sz w:val="20"/>
          <w:szCs w:val="20"/>
        </w:rPr>
        <w:t>Adjuntar documentos:</w:t>
      </w:r>
      <w:r w:rsidRPr="4DD53B6A">
        <w:rPr>
          <w:rFonts w:ascii="Arial" w:eastAsia="Arial" w:hAnsi="Arial" w:cs="Arial"/>
          <w:color w:val="0052CC"/>
          <w:sz w:val="20"/>
          <w:szCs w:val="20"/>
        </w:rPr>
        <w:t xml:space="preserve"> </w:t>
      </w:r>
      <w:r w:rsidR="08035ED2" w:rsidRPr="4DD53B6A">
        <w:rPr>
          <w:rFonts w:ascii="Segoe UI" w:eastAsia="Segoe UI" w:hAnsi="Segoe UI" w:cs="Segoe UI"/>
          <w:color w:val="0078D4"/>
          <w:u w:val="single"/>
        </w:rPr>
        <w:t xml:space="preserve"> </w:t>
      </w:r>
      <w:r w:rsidR="08035ED2" w:rsidRPr="4DD53B6A">
        <w:rPr>
          <w:rFonts w:asciiTheme="minorHAnsi" w:eastAsiaTheme="minorEastAsia" w:hAnsiTheme="minorHAnsi" w:cstheme="minorBidi"/>
          <w:color w:val="0052CC"/>
          <w:sz w:val="20"/>
          <w:szCs w:val="20"/>
          <w:rPrChange w:id="78" w:author="julimar8a" w:date="2024-04-17T21:20:00Z">
            <w:rPr>
              <w:rFonts w:ascii="Segoe UI" w:eastAsia="Segoe UI" w:hAnsi="Segoe UI" w:cs="Segoe UI"/>
              <w:color w:val="0078D4"/>
              <w:u w:val="single"/>
            </w:rPr>
          </w:rPrChange>
        </w:rPr>
        <w:t>VUCEPERPAM-8103 Adjuntar  Documentos DUE</w:t>
      </w:r>
    </w:p>
    <w:p w14:paraId="0FD1497A" w14:textId="480A4B18" w:rsidR="00E97F4D" w:rsidRDefault="6404C972">
      <w:pPr>
        <w:pStyle w:val="paragraph"/>
        <w:spacing w:before="0" w:beforeAutospacing="0" w:after="0" w:afterAutospacing="0"/>
        <w:ind w:left="707" w:right="-285" w:firstLine="708"/>
        <w:jc w:val="both"/>
        <w:rPr>
          <w:rFonts w:ascii="Arial" w:eastAsia="Arial" w:hAnsi="Arial" w:cs="Arial"/>
          <w:color w:val="0052CC"/>
          <w:sz w:val="20"/>
          <w:szCs w:val="20"/>
          <w:lang w:val="es-ES"/>
        </w:rPr>
        <w:pPrChange w:id="79" w:author="julimar8a" w:date="2024-04-17T21:17:00Z">
          <w:pPr>
            <w:pStyle w:val="paragraph"/>
            <w:spacing w:before="0" w:beforeAutospacing="0" w:after="0" w:afterAutospacing="0"/>
            <w:ind w:left="707" w:right="-285"/>
            <w:jc w:val="both"/>
          </w:pPr>
        </w:pPrChange>
      </w:pPr>
      <w:r w:rsidRPr="3AA201FD">
        <w:rPr>
          <w:rFonts w:ascii="Arial" w:eastAsia="Arial" w:hAnsi="Arial" w:cs="Arial"/>
          <w:color w:val="000000" w:themeColor="text1"/>
          <w:sz w:val="20"/>
          <w:szCs w:val="20"/>
          <w:lang w:val="es-ES"/>
        </w:rPr>
        <w:t xml:space="preserve">Guardar: </w:t>
      </w:r>
      <w:r w:rsidRPr="3AA201FD">
        <w:rPr>
          <w:rFonts w:ascii="Arial" w:eastAsia="Arial" w:hAnsi="Arial" w:cs="Arial"/>
          <w:color w:val="0052CC"/>
          <w:sz w:val="20"/>
          <w:szCs w:val="20"/>
          <w:lang w:val="es-ES"/>
        </w:rPr>
        <w:t>VUCEPERPAM-8071 Guardar información de una pestaña</w:t>
      </w:r>
    </w:p>
    <w:p w14:paraId="4B26DC76" w14:textId="4DE2FB81" w:rsidR="00E97F4D" w:rsidRDefault="6404C972" w:rsidP="5ED3B499">
      <w:pPr>
        <w:pStyle w:val="paragraph"/>
        <w:spacing w:before="0" w:beforeAutospacing="0" w:after="0" w:afterAutospacing="0"/>
        <w:ind w:left="1418" w:right="-285"/>
        <w:jc w:val="both"/>
      </w:pPr>
      <w:r w:rsidRPr="5ED3B499">
        <w:rPr>
          <w:rFonts w:ascii="Arial" w:eastAsia="Arial" w:hAnsi="Arial" w:cs="Arial"/>
          <w:color w:val="000000" w:themeColor="text1"/>
          <w:sz w:val="20"/>
          <w:szCs w:val="20"/>
          <w:lang w:val="es-ES"/>
        </w:rPr>
        <w:t xml:space="preserve">Enviar: Si todo es correcto se envía la información con la </w:t>
      </w:r>
      <w:proofErr w:type="spellStart"/>
      <w:r w:rsidRPr="5ED3B499">
        <w:rPr>
          <w:rFonts w:ascii="Arial" w:eastAsia="Arial" w:hAnsi="Arial" w:cs="Arial"/>
          <w:color w:val="000000" w:themeColor="text1"/>
          <w:sz w:val="20"/>
          <w:szCs w:val="20"/>
          <w:lang w:val="es-ES"/>
        </w:rPr>
        <w:t>HdU</w:t>
      </w:r>
      <w:proofErr w:type="spellEnd"/>
      <w:r w:rsidRPr="5ED3B499">
        <w:rPr>
          <w:rFonts w:ascii="Arial" w:eastAsia="Arial" w:hAnsi="Arial" w:cs="Arial"/>
          <w:color w:val="000000" w:themeColor="text1"/>
          <w:sz w:val="20"/>
          <w:szCs w:val="20"/>
          <w:lang w:val="es-ES"/>
        </w:rPr>
        <w:t xml:space="preserve"> </w:t>
      </w:r>
      <w:r w:rsidR="499140A9" w:rsidRPr="5ED3B499">
        <w:rPr>
          <w:rFonts w:ascii="Calibri" w:eastAsia="Calibri" w:hAnsi="Calibri" w:cs="Calibri"/>
          <w:color w:val="404040" w:themeColor="text1" w:themeTint="BF"/>
          <w:sz w:val="22"/>
          <w:szCs w:val="22"/>
        </w:rPr>
        <w:t xml:space="preserve"> VUCEPERPAM-8069 Enviar información de una pestaña</w:t>
      </w:r>
    </w:p>
    <w:p w14:paraId="0FB05702" w14:textId="2FA09722" w:rsidR="00E97F4D" w:rsidRDefault="50BDDEAE">
      <w:pPr>
        <w:pStyle w:val="Textoindependiente"/>
        <w:spacing w:before="4"/>
        <w:ind w:left="1416" w:right="-427"/>
        <w:jc w:val="both"/>
        <w:rPr>
          <w:rFonts w:ascii="Arial" w:eastAsia="Arial" w:hAnsi="Arial" w:cs="Arial"/>
          <w:color w:val="000000" w:themeColor="text1"/>
          <w:sz w:val="20"/>
          <w:szCs w:val="20"/>
        </w:rPr>
        <w:pPrChange w:id="80" w:author="julimar8a" w:date="2024-06-17T18:45:00Z">
          <w:pPr/>
        </w:pPrChange>
      </w:pPr>
      <w:r w:rsidRPr="5ED3B49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</w:p>
    <w:p w14:paraId="08C9D23A" w14:textId="5F081E3B" w:rsidR="00E97F4D" w:rsidRDefault="6404C972">
      <w:pPr>
        <w:pStyle w:val="Textoindependiente"/>
        <w:numPr>
          <w:ilvl w:val="0"/>
          <w:numId w:val="3"/>
        </w:numPr>
        <w:spacing w:before="4"/>
        <w:ind w:right="-427"/>
        <w:jc w:val="both"/>
        <w:rPr>
          <w:ins w:id="81" w:author="julimar8a" w:date="2024-04-17T17:43:00Z" w16du:dateUtc="2024-04-17T17:43:25Z"/>
          <w:rFonts w:ascii="Arial" w:eastAsia="Arial" w:hAnsi="Arial" w:cs="Arial"/>
          <w:color w:val="000000" w:themeColor="text1"/>
          <w:sz w:val="20"/>
          <w:szCs w:val="20"/>
        </w:rPr>
        <w:pPrChange w:id="82" w:author="julimar8a" w:date="2024-04-17T22:39:00Z">
          <w:pPr>
            <w:pStyle w:val="Textoindependiente"/>
            <w:spacing w:before="4"/>
            <w:ind w:left="708" w:right="-427" w:firstLine="708"/>
            <w:jc w:val="both"/>
          </w:pPr>
        </w:pPrChange>
      </w:pPr>
      <w:r w:rsidRPr="7D04682A">
        <w:rPr>
          <w:rFonts w:ascii="Arial" w:eastAsia="Arial" w:hAnsi="Arial" w:cs="Arial"/>
          <w:color w:val="000000" w:themeColor="text1"/>
          <w:sz w:val="20"/>
          <w:szCs w:val="20"/>
        </w:rPr>
        <w:t xml:space="preserve">Para la subpestaña </w:t>
      </w:r>
      <w:r w:rsidR="3A9CD024" w:rsidRPr="7D04682A">
        <w:rPr>
          <w:rFonts w:ascii="Arial" w:eastAsia="Arial" w:hAnsi="Arial" w:cs="Arial"/>
          <w:color w:val="000000" w:themeColor="text1"/>
          <w:sz w:val="20"/>
          <w:szCs w:val="20"/>
        </w:rPr>
        <w:t>Entrada</w:t>
      </w:r>
      <w:ins w:id="83" w:author="julimar8a" w:date="2024-07-18T04:10:00Z">
        <w:r w:rsidR="1F675B4A" w:rsidRPr="7D04682A">
          <w:rPr>
            <w:rFonts w:ascii="Arial" w:eastAsia="Arial" w:hAnsi="Arial" w:cs="Arial"/>
            <w:color w:val="000000" w:themeColor="text1"/>
            <w:sz w:val="20"/>
            <w:szCs w:val="20"/>
          </w:rPr>
          <w:t xml:space="preserve"> </w:t>
        </w:r>
      </w:ins>
      <w:r w:rsidRPr="7D04682A">
        <w:rPr>
          <w:rFonts w:ascii="Arial" w:eastAsia="Arial" w:hAnsi="Arial" w:cs="Arial"/>
          <w:color w:val="000000" w:themeColor="text1"/>
          <w:sz w:val="20"/>
          <w:szCs w:val="20"/>
        </w:rPr>
        <w:t xml:space="preserve">se tiene </w:t>
      </w:r>
      <w:r w:rsidR="06492692" w:rsidRPr="7D04682A">
        <w:rPr>
          <w:rFonts w:ascii="Arial" w:eastAsia="Arial" w:hAnsi="Arial" w:cs="Arial"/>
          <w:color w:val="000000" w:themeColor="text1"/>
          <w:sz w:val="20"/>
          <w:szCs w:val="20"/>
        </w:rPr>
        <w:t xml:space="preserve">las siguientes </w:t>
      </w:r>
      <w:r w:rsidRPr="7D04682A">
        <w:rPr>
          <w:rFonts w:ascii="Arial" w:eastAsia="Arial" w:hAnsi="Arial" w:cs="Arial"/>
          <w:color w:val="000000" w:themeColor="text1"/>
          <w:sz w:val="20"/>
          <w:szCs w:val="20"/>
        </w:rPr>
        <w:t>acciones:</w:t>
      </w:r>
    </w:p>
    <w:p w14:paraId="16E34F5A" w14:textId="413BB75A" w:rsidR="00E97F4D" w:rsidRDefault="00E97F4D" w:rsidP="3AA201FD">
      <w:pPr>
        <w:pStyle w:val="Textoindependiente"/>
        <w:spacing w:before="4"/>
        <w:ind w:left="708" w:right="-427" w:firstLine="708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0A0E17E6" w14:textId="16CD55D7" w:rsidR="00E97F4D" w:rsidRDefault="49C92B81" w:rsidP="3AA201FD">
      <w:pPr>
        <w:pStyle w:val="paragraph"/>
        <w:spacing w:before="0" w:beforeAutospacing="0" w:after="0" w:afterAutospacing="0"/>
        <w:ind w:left="1350" w:right="-285"/>
        <w:jc w:val="both"/>
        <w:rPr>
          <w:rFonts w:ascii="Arial" w:hAnsi="Arial" w:cs="Arial"/>
          <w:sz w:val="20"/>
          <w:szCs w:val="20"/>
        </w:rPr>
      </w:pPr>
      <w:r w:rsidRPr="3AA201FD">
        <w:rPr>
          <w:rFonts w:ascii="Arial" w:eastAsia="Arial" w:hAnsi="Arial" w:cs="Arial"/>
          <w:b/>
          <w:bCs/>
          <w:color w:val="000000" w:themeColor="text1"/>
          <w:sz w:val="20"/>
          <w:szCs w:val="20"/>
          <w:lang w:val="es-ES"/>
          <w:rPrChange w:id="84" w:author="julimar8a" w:date="2024-04-17T21:29:00Z">
            <w:rPr>
              <w:rFonts w:ascii="Arial" w:eastAsia="Arial" w:hAnsi="Arial" w:cs="Arial"/>
              <w:color w:val="000000" w:themeColor="text1"/>
              <w:sz w:val="20"/>
              <w:szCs w:val="20"/>
              <w:lang w:val="es-ES"/>
            </w:rPr>
          </w:rPrChange>
        </w:rPr>
        <w:t>Agregar</w:t>
      </w:r>
      <w:r w:rsidRPr="3AA201FD">
        <w:rPr>
          <w:rFonts w:ascii="Arial" w:eastAsia="Arial" w:hAnsi="Arial" w:cs="Arial"/>
          <w:color w:val="000000" w:themeColor="text1"/>
          <w:sz w:val="20"/>
          <w:szCs w:val="20"/>
          <w:lang w:val="es-ES"/>
        </w:rPr>
        <w:t>:</w:t>
      </w:r>
      <w:r w:rsidRPr="3AA201FD">
        <w:rPr>
          <w:rFonts w:ascii="Arial" w:eastAsia="Arial" w:hAnsi="Arial" w:cs="Arial"/>
          <w:color w:val="0052CC"/>
          <w:sz w:val="20"/>
          <w:szCs w:val="20"/>
          <w:lang w:val="es-ES"/>
        </w:rPr>
        <w:t xml:space="preserve"> </w:t>
      </w:r>
      <w:r w:rsidRPr="3AA201FD">
        <w:rPr>
          <w:rFonts w:ascii="Arial" w:eastAsia="Arial" w:hAnsi="Arial" w:cs="Arial"/>
          <w:color w:val="000000" w:themeColor="text1"/>
          <w:sz w:val="20"/>
          <w:szCs w:val="20"/>
          <w:lang w:val="es-ES"/>
        </w:rPr>
        <w:t>En subpestaña indicada se podrá agregar registro</w:t>
      </w:r>
      <w:r w:rsidR="27CAA023" w:rsidRPr="3AA201FD">
        <w:rPr>
          <w:rFonts w:ascii="Arial" w:eastAsia="Arial" w:hAnsi="Arial" w:cs="Arial"/>
          <w:color w:val="000000" w:themeColor="text1"/>
          <w:sz w:val="20"/>
          <w:szCs w:val="20"/>
          <w:lang w:val="es-ES"/>
        </w:rPr>
        <w:t>s</w:t>
      </w:r>
      <w:r w:rsidR="79FF737E" w:rsidRPr="3AA201FD">
        <w:rPr>
          <w:rFonts w:ascii="Arial" w:eastAsia="Arial" w:hAnsi="Arial" w:cs="Arial"/>
          <w:color w:val="000000" w:themeColor="text1"/>
          <w:sz w:val="20"/>
          <w:szCs w:val="20"/>
          <w:lang w:val="es-ES"/>
        </w:rPr>
        <w:t xml:space="preserve"> según </w:t>
      </w:r>
      <w:proofErr w:type="spellStart"/>
      <w:r w:rsidR="79FF737E" w:rsidRPr="3AA201FD">
        <w:rPr>
          <w:rFonts w:ascii="Arial" w:eastAsia="Arial" w:hAnsi="Arial" w:cs="Arial"/>
          <w:color w:val="000000" w:themeColor="text1"/>
          <w:sz w:val="20"/>
          <w:szCs w:val="20"/>
          <w:lang w:val="es-ES"/>
        </w:rPr>
        <w:t>hdu</w:t>
      </w:r>
      <w:proofErr w:type="spellEnd"/>
      <w:r w:rsidR="79FF737E" w:rsidRPr="3AA201FD">
        <w:rPr>
          <w:rFonts w:ascii="Arial" w:eastAsia="Arial" w:hAnsi="Arial" w:cs="Arial"/>
          <w:color w:val="000000" w:themeColor="text1"/>
          <w:sz w:val="20"/>
          <w:szCs w:val="20"/>
          <w:lang w:val="es-ES"/>
        </w:rPr>
        <w:t xml:space="preserve"> </w:t>
      </w:r>
      <w:ins w:id="85" w:author="julimar8a" w:date="2024-04-17T21:18:00Z">
        <w:r w:rsidR="00E97F4D">
          <w:tab/>
        </w:r>
      </w:ins>
      <w:r w:rsidR="79FF737E" w:rsidRPr="3AA201FD">
        <w:rPr>
          <w:rStyle w:val="normaltextrun"/>
          <w:rFonts w:ascii="Arial" w:eastAsia="Arial MT" w:hAnsi="Arial" w:cs="Arial"/>
          <w:color w:val="0052CC"/>
          <w:sz w:val="20"/>
          <w:szCs w:val="20"/>
        </w:rPr>
        <w:t xml:space="preserve">VUCEPERPAM-249 Agregar mercancía peligrosa al manifiesto de </w:t>
      </w:r>
      <w:ins w:id="86" w:author="julimar8a" w:date="2024-04-17T21:18:00Z">
        <w:r w:rsidR="00E97F4D">
          <w:tab/>
        </w:r>
      </w:ins>
      <w:r w:rsidR="79FF737E" w:rsidRPr="3AA201FD">
        <w:rPr>
          <w:rStyle w:val="normaltextrun"/>
          <w:rFonts w:ascii="Arial" w:eastAsia="Arial MT" w:hAnsi="Arial" w:cs="Arial"/>
          <w:color w:val="0052CC"/>
          <w:sz w:val="20"/>
          <w:szCs w:val="20"/>
        </w:rPr>
        <w:t>mercancías peligrosas</w:t>
      </w:r>
    </w:p>
    <w:p w14:paraId="1F835272" w14:textId="677A06ED" w:rsidR="00E97F4D" w:rsidRDefault="70AAA6BA" w:rsidP="3AA201FD">
      <w:pPr>
        <w:ind w:left="708" w:firstLine="642"/>
        <w:rPr>
          <w:rFonts w:ascii="Arial" w:eastAsia="Arial" w:hAnsi="Arial" w:cs="Arial"/>
          <w:color w:val="000000" w:themeColor="text1"/>
          <w:sz w:val="20"/>
          <w:szCs w:val="20"/>
        </w:rPr>
      </w:pPr>
      <w:r w:rsidRPr="3AA201FD">
        <w:rPr>
          <w:rFonts w:ascii="Arial" w:eastAsia="Arial" w:hAnsi="Arial" w:cs="Arial"/>
          <w:b/>
          <w:bCs/>
          <w:color w:val="000000" w:themeColor="text1"/>
          <w:sz w:val="20"/>
          <w:szCs w:val="20"/>
          <w:rPrChange w:id="87" w:author="julimar8a" w:date="2024-04-17T21:29:00Z">
            <w:rPr>
              <w:rFonts w:ascii="Arial" w:eastAsia="Arial" w:hAnsi="Arial" w:cs="Arial"/>
              <w:color w:val="000000" w:themeColor="text1"/>
              <w:sz w:val="20"/>
              <w:szCs w:val="20"/>
            </w:rPr>
          </w:rPrChange>
        </w:rPr>
        <w:t>Editar</w:t>
      </w:r>
      <w:r w:rsidRPr="3AA201FD">
        <w:rPr>
          <w:rFonts w:ascii="Arial" w:eastAsia="Arial" w:hAnsi="Arial" w:cs="Arial"/>
          <w:color w:val="000000" w:themeColor="text1"/>
          <w:sz w:val="20"/>
          <w:szCs w:val="20"/>
        </w:rPr>
        <w:t>:</w:t>
      </w:r>
      <w:r w:rsidRPr="3AA201FD">
        <w:rPr>
          <w:rFonts w:ascii="Arial" w:eastAsia="Arial" w:hAnsi="Arial" w:cs="Arial"/>
          <w:color w:val="0052CC"/>
          <w:sz w:val="20"/>
          <w:szCs w:val="20"/>
        </w:rPr>
        <w:t xml:space="preserve"> </w:t>
      </w:r>
      <w:r w:rsidRPr="3AA201FD">
        <w:rPr>
          <w:rFonts w:ascii="Arial" w:eastAsia="Arial" w:hAnsi="Arial" w:cs="Arial"/>
          <w:color w:val="000000" w:themeColor="text1"/>
          <w:sz w:val="20"/>
          <w:szCs w:val="20"/>
        </w:rPr>
        <w:t>En subpestaña indicada se podrá editar cada registro.</w:t>
      </w:r>
    </w:p>
    <w:p w14:paraId="1EF0E5B4" w14:textId="170E8545" w:rsidR="00E97F4D" w:rsidRDefault="49C92B81" w:rsidP="7D04682A">
      <w:pPr>
        <w:pStyle w:val="paragraph"/>
        <w:spacing w:before="0" w:beforeAutospacing="0" w:after="0" w:afterAutospacing="0"/>
        <w:ind w:left="708" w:right="-285" w:firstLine="642"/>
        <w:jc w:val="both"/>
        <w:rPr>
          <w:ins w:id="88" w:author="julimar8a" w:date="2024-07-18T04:10:00Z" w16du:dateUtc="2024-07-18T04:10:42Z"/>
          <w:rFonts w:ascii="Arial" w:eastAsia="Arial" w:hAnsi="Arial" w:cs="Arial"/>
          <w:color w:val="000000" w:themeColor="text1"/>
          <w:sz w:val="20"/>
          <w:szCs w:val="20"/>
          <w:lang w:val="es-ES"/>
        </w:rPr>
      </w:pPr>
      <w:r w:rsidRPr="7D04682A">
        <w:rPr>
          <w:rFonts w:ascii="Arial" w:eastAsia="Arial" w:hAnsi="Arial" w:cs="Arial"/>
          <w:b/>
          <w:bCs/>
          <w:color w:val="000000" w:themeColor="text1"/>
          <w:sz w:val="20"/>
          <w:szCs w:val="20"/>
          <w:lang w:val="es-ES"/>
          <w:rPrChange w:id="89" w:author="julimar8a" w:date="2024-04-17T21:29:00Z">
            <w:rPr>
              <w:rFonts w:ascii="Arial" w:eastAsia="Arial" w:hAnsi="Arial" w:cs="Arial"/>
              <w:color w:val="000000" w:themeColor="text1"/>
              <w:sz w:val="20"/>
              <w:szCs w:val="20"/>
              <w:lang w:val="es-ES"/>
            </w:rPr>
          </w:rPrChange>
        </w:rPr>
        <w:t>Eliminar</w:t>
      </w:r>
      <w:r w:rsidRPr="7D04682A">
        <w:rPr>
          <w:rFonts w:ascii="Arial" w:eastAsia="Arial" w:hAnsi="Arial" w:cs="Arial"/>
          <w:color w:val="000000" w:themeColor="text1"/>
          <w:sz w:val="20"/>
          <w:szCs w:val="20"/>
          <w:lang w:val="es-ES"/>
        </w:rPr>
        <w:t xml:space="preserve">: En subpestaña indicada se podrá eliminar </w:t>
      </w:r>
      <w:r w:rsidR="3AD65FCD" w:rsidRPr="7D04682A">
        <w:rPr>
          <w:rFonts w:ascii="Arial" w:eastAsia="Arial" w:hAnsi="Arial" w:cs="Arial"/>
          <w:color w:val="000000" w:themeColor="text1"/>
          <w:sz w:val="20"/>
          <w:szCs w:val="20"/>
          <w:lang w:val="es-ES"/>
        </w:rPr>
        <w:t xml:space="preserve">uno o más </w:t>
      </w:r>
      <w:r w:rsidRPr="7D04682A">
        <w:rPr>
          <w:rFonts w:ascii="Arial" w:eastAsia="Arial" w:hAnsi="Arial" w:cs="Arial"/>
          <w:color w:val="000000" w:themeColor="text1"/>
          <w:sz w:val="20"/>
          <w:szCs w:val="20"/>
          <w:lang w:val="es-ES"/>
        </w:rPr>
        <w:t>registros de la grilla</w:t>
      </w:r>
      <w:r w:rsidR="0AC2A86C" w:rsidRPr="7D04682A">
        <w:rPr>
          <w:rFonts w:ascii="Arial" w:eastAsia="Arial" w:hAnsi="Arial" w:cs="Arial"/>
          <w:color w:val="000000" w:themeColor="text1"/>
          <w:sz w:val="20"/>
          <w:szCs w:val="20"/>
          <w:lang w:val="es-ES"/>
        </w:rPr>
        <w:t xml:space="preserve"> </w:t>
      </w:r>
      <w:r w:rsidR="00E97F4D">
        <w:tab/>
      </w:r>
      <w:ins w:id="90" w:author="julimar8a" w:date="2024-04-17T21:27:00Z">
        <w:r w:rsidR="00E97F4D">
          <w:tab/>
        </w:r>
      </w:ins>
      <w:r w:rsidR="0AC2A86C" w:rsidRPr="7D04682A">
        <w:rPr>
          <w:rFonts w:ascii="Arial" w:eastAsia="Arial" w:hAnsi="Arial" w:cs="Arial"/>
          <w:color w:val="000000" w:themeColor="text1"/>
          <w:sz w:val="20"/>
          <w:szCs w:val="20"/>
          <w:lang w:val="es-ES"/>
        </w:rPr>
        <w:t>según</w:t>
      </w:r>
      <w:ins w:id="91" w:author="julimar8a" w:date="2024-04-17T21:19:00Z">
        <w:r w:rsidR="7DBEF4CE" w:rsidRPr="7D04682A">
          <w:rPr>
            <w:rFonts w:ascii="Arial" w:eastAsia="Arial" w:hAnsi="Arial" w:cs="Arial"/>
            <w:color w:val="000000" w:themeColor="text1"/>
            <w:sz w:val="20"/>
            <w:szCs w:val="20"/>
            <w:lang w:val="es-ES"/>
          </w:rPr>
          <w:t xml:space="preserve"> </w:t>
        </w:r>
      </w:ins>
      <w:r w:rsidR="0AC2A86C" w:rsidRPr="7D04682A">
        <w:rPr>
          <w:rStyle w:val="normaltextrun"/>
          <w:rFonts w:ascii="Arial" w:eastAsia="Arial MT" w:hAnsi="Arial" w:cs="Arial"/>
          <w:color w:val="0052CC"/>
          <w:sz w:val="20"/>
          <w:szCs w:val="20"/>
        </w:rPr>
        <w:t>VUCEPERPAM-256 Eliminar el manifiesto de mercancías peligrosas</w:t>
      </w:r>
    </w:p>
    <w:p w14:paraId="38D19526" w14:textId="0B61CA83" w:rsidR="7D04682A" w:rsidRDefault="7D04682A" w:rsidP="7D04682A">
      <w:pPr>
        <w:pStyle w:val="paragraph"/>
        <w:spacing w:before="0" w:beforeAutospacing="0" w:after="0" w:afterAutospacing="0"/>
        <w:ind w:left="708" w:right="-285" w:firstLine="642"/>
        <w:jc w:val="both"/>
        <w:rPr>
          <w:rStyle w:val="normaltextrun"/>
          <w:rFonts w:ascii="Arial" w:eastAsia="Arial MT" w:hAnsi="Arial" w:cs="Arial"/>
          <w:color w:val="0052CC"/>
          <w:sz w:val="20"/>
          <w:szCs w:val="20"/>
        </w:rPr>
      </w:pPr>
    </w:p>
    <w:p w14:paraId="32C99313" w14:textId="36189DBA" w:rsidR="25339E22" w:rsidRDefault="25339E22" w:rsidP="7D04682A">
      <w:pPr>
        <w:pStyle w:val="Textoindependiente"/>
        <w:numPr>
          <w:ilvl w:val="0"/>
          <w:numId w:val="3"/>
        </w:numPr>
        <w:spacing w:before="4"/>
        <w:ind w:right="-427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  <w:r w:rsidRPr="7D04682A">
        <w:rPr>
          <w:rFonts w:ascii="Arial" w:eastAsia="Arial" w:hAnsi="Arial" w:cs="Arial"/>
          <w:color w:val="000000" w:themeColor="text1"/>
          <w:sz w:val="20"/>
          <w:szCs w:val="20"/>
        </w:rPr>
        <w:t xml:space="preserve">Además, </w:t>
      </w:r>
      <w:r w:rsidR="7322A9A9" w:rsidRPr="7D04682A">
        <w:rPr>
          <w:rFonts w:ascii="Arial" w:eastAsia="Arial" w:hAnsi="Arial" w:cs="Arial"/>
          <w:color w:val="000000" w:themeColor="text1"/>
          <w:sz w:val="20"/>
          <w:szCs w:val="20"/>
        </w:rPr>
        <w:t>p</w:t>
      </w:r>
      <w:r w:rsidR="34D62FFB" w:rsidRPr="7D04682A">
        <w:rPr>
          <w:rFonts w:ascii="Arial" w:eastAsia="Arial" w:hAnsi="Arial" w:cs="Arial"/>
          <w:color w:val="000000" w:themeColor="text1"/>
          <w:sz w:val="20"/>
          <w:szCs w:val="20"/>
        </w:rPr>
        <w:t>ara la subpestaña</w:t>
      </w:r>
      <w:r w:rsidR="56E08578" w:rsidRPr="7D04682A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r w:rsidR="34D62FFB" w:rsidRPr="7D04682A">
        <w:rPr>
          <w:rFonts w:ascii="Arial" w:eastAsia="Arial" w:hAnsi="Arial" w:cs="Arial"/>
          <w:color w:val="000000" w:themeColor="text1"/>
          <w:sz w:val="20"/>
          <w:szCs w:val="20"/>
        </w:rPr>
        <w:t>Salida se tiene las siguientes acciones:</w:t>
      </w:r>
    </w:p>
    <w:p w14:paraId="71449784" w14:textId="413BB75A" w:rsidR="7D04682A" w:rsidRDefault="7D04682A" w:rsidP="7D04682A">
      <w:pPr>
        <w:pStyle w:val="Textoindependiente"/>
        <w:spacing w:before="4"/>
        <w:ind w:left="708" w:right="-427" w:firstLine="708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43B17FBF" w14:textId="65EC7C51" w:rsidR="5D66E0CC" w:rsidRDefault="5D66E0CC">
      <w:pPr>
        <w:pStyle w:val="paragraph"/>
        <w:spacing w:before="0" w:beforeAutospacing="0" w:after="0" w:afterAutospacing="0"/>
        <w:ind w:left="1350" w:right="-285"/>
        <w:jc w:val="both"/>
        <w:rPr>
          <w:rFonts w:ascii="Arial" w:eastAsia="Arial" w:hAnsi="Arial" w:cs="Arial"/>
          <w:b/>
          <w:bCs/>
          <w:i/>
          <w:iCs/>
          <w:color w:val="000000" w:themeColor="text1"/>
          <w:sz w:val="20"/>
          <w:szCs w:val="20"/>
        </w:rPr>
        <w:pPrChange w:id="92" w:author="julimar8a" w:date="2024-07-18T04:13:00Z">
          <w:pPr/>
        </w:pPrChange>
      </w:pPr>
      <w:r w:rsidRPr="7D04682A">
        <w:rPr>
          <w:rFonts w:ascii="Arial" w:eastAsia="Arial" w:hAnsi="Arial" w:cs="Arial"/>
          <w:b/>
          <w:bCs/>
          <w:color w:val="000000" w:themeColor="text1"/>
          <w:sz w:val="20"/>
          <w:szCs w:val="20"/>
          <w:lang w:val="es-ES"/>
          <w:rPrChange w:id="93" w:author="julimar8a" w:date="2024-07-18T04:14:00Z">
            <w:rPr>
              <w:rFonts w:ascii="Arial" w:eastAsia="Arial" w:hAnsi="Arial" w:cs="Arial"/>
              <w:color w:val="000000" w:themeColor="text1"/>
              <w:sz w:val="20"/>
              <w:szCs w:val="20"/>
            </w:rPr>
          </w:rPrChange>
        </w:rPr>
        <w:t>Copiar</w:t>
      </w:r>
      <w:r w:rsidRPr="7D04682A">
        <w:rPr>
          <w:rFonts w:ascii="Arial" w:eastAsia="Arial" w:hAnsi="Arial" w:cs="Arial"/>
          <w:color w:val="000000" w:themeColor="text1"/>
          <w:sz w:val="20"/>
          <w:szCs w:val="20"/>
          <w:lang w:val="es-ES"/>
        </w:rPr>
        <w:t>: se mostrará en la pestaña de Salida, con ello se copiará los registros desde la lista de la pestaña de Entrada, cuando Carga peligrosa a bordo es SI.</w:t>
      </w:r>
    </w:p>
    <w:p w14:paraId="3321652A" w14:textId="21235EA1" w:rsidR="00E97F4D" w:rsidRDefault="00E97F4D">
      <w:pPr>
        <w:ind w:left="708"/>
        <w:rPr>
          <w:rFonts w:ascii="Arial" w:eastAsia="Arial" w:hAnsi="Arial" w:cs="Arial"/>
          <w:color w:val="000000" w:themeColor="text1"/>
          <w:sz w:val="20"/>
          <w:szCs w:val="20"/>
        </w:rPr>
        <w:pPrChange w:id="94" w:author="julimar8a" w:date="2024-04-17T21:27:00Z">
          <w:pPr>
            <w:ind w:left="1416"/>
          </w:pPr>
        </w:pPrChange>
      </w:pPr>
    </w:p>
    <w:p w14:paraId="5A199BFB" w14:textId="477BF179" w:rsidR="00E97F4D" w:rsidRDefault="3DA3DAE0" w:rsidP="3AA201FD">
      <w:pPr>
        <w:pStyle w:val="Textoindependiente"/>
        <w:numPr>
          <w:ilvl w:val="0"/>
          <w:numId w:val="13"/>
        </w:numPr>
        <w:spacing w:before="1"/>
        <w:ind w:right="-285"/>
        <w:jc w:val="both"/>
        <w:rPr>
          <w:sz w:val="20"/>
          <w:szCs w:val="20"/>
        </w:rPr>
      </w:pPr>
      <w:commentRangeStart w:id="95"/>
      <w:commentRangeStart w:id="96"/>
      <w:r w:rsidRPr="3AA201FD">
        <w:rPr>
          <w:sz w:val="20"/>
          <w:szCs w:val="20"/>
        </w:rPr>
        <w:t>Si el DUE tiene el estado “arribo confirmado” se mostrará por defecto la pestaña de entrada, si el DUE tiene el estado “zarpe confirmado” se mostrará por defecto la pestaña de salida.</w:t>
      </w:r>
      <w:commentRangeEnd w:id="95"/>
      <w:r w:rsidR="00E97F4D">
        <w:commentReference w:id="95"/>
      </w:r>
      <w:commentRangeEnd w:id="96"/>
      <w:r w:rsidR="00E97F4D">
        <w:commentReference w:id="96"/>
      </w:r>
    </w:p>
    <w:p w14:paraId="277444DD" w14:textId="77777777" w:rsidR="00E97F4D" w:rsidRDefault="00E97F4D" w:rsidP="00E97F4D">
      <w:pPr>
        <w:pStyle w:val="Textoindependiente"/>
        <w:spacing w:before="1"/>
        <w:ind w:right="-285"/>
        <w:jc w:val="both"/>
        <w:rPr>
          <w:sz w:val="20"/>
          <w:szCs w:val="20"/>
        </w:rPr>
      </w:pPr>
    </w:p>
    <w:p w14:paraId="7F87628D" w14:textId="6E13BC7C" w:rsidR="00E97F4D" w:rsidRPr="001A657F" w:rsidRDefault="3DA3DAE0" w:rsidP="3AA201FD">
      <w:pPr>
        <w:pStyle w:val="paragraph"/>
        <w:numPr>
          <w:ilvl w:val="0"/>
          <w:numId w:val="9"/>
        </w:numPr>
        <w:spacing w:before="0" w:beforeAutospacing="0" w:after="0" w:afterAutospacing="0"/>
        <w:ind w:right="-435"/>
        <w:jc w:val="both"/>
        <w:textAlignment w:val="baseline"/>
        <w:rPr>
          <w:rFonts w:ascii="Arial" w:hAnsi="Arial" w:cs="Arial"/>
          <w:sz w:val="20"/>
          <w:szCs w:val="20"/>
        </w:rPr>
      </w:pPr>
      <w:r w:rsidRPr="3AA201FD">
        <w:rPr>
          <w:rStyle w:val="normaltextrun"/>
          <w:rFonts w:ascii="Arial" w:eastAsia="Arial MT" w:hAnsi="Arial" w:cs="Arial"/>
          <w:sz w:val="20"/>
          <w:szCs w:val="20"/>
        </w:rPr>
        <w:t xml:space="preserve">Si </w:t>
      </w:r>
      <w:r w:rsidR="3FC0E343" w:rsidRPr="3AA201FD">
        <w:rPr>
          <w:rStyle w:val="normaltextrun"/>
          <w:rFonts w:ascii="Arial" w:eastAsia="Arial MT" w:hAnsi="Arial" w:cs="Arial"/>
          <w:sz w:val="20"/>
          <w:szCs w:val="20"/>
        </w:rPr>
        <w:t xml:space="preserve">el manifiesto de mercancías peligrosas </w:t>
      </w:r>
      <w:r w:rsidRPr="3AA201FD">
        <w:rPr>
          <w:rStyle w:val="normaltextrun"/>
          <w:rFonts w:ascii="Arial" w:eastAsia="Arial MT" w:hAnsi="Arial" w:cs="Arial"/>
          <w:sz w:val="20"/>
          <w:szCs w:val="20"/>
        </w:rPr>
        <w:t>se encuentra en estado “</w:t>
      </w:r>
      <w:r w:rsidR="5E6D10C3" w:rsidRPr="3AA201FD">
        <w:rPr>
          <w:rStyle w:val="normaltextrun"/>
          <w:rFonts w:ascii="Arial" w:eastAsia="Arial MT" w:hAnsi="Arial" w:cs="Arial"/>
          <w:sz w:val="20"/>
          <w:szCs w:val="20"/>
        </w:rPr>
        <w:t>Por corregir</w:t>
      </w:r>
      <w:r w:rsidRPr="3AA201FD">
        <w:rPr>
          <w:rStyle w:val="normaltextrun"/>
          <w:rFonts w:ascii="Arial" w:eastAsia="Arial MT" w:hAnsi="Arial" w:cs="Arial"/>
          <w:sz w:val="20"/>
          <w:szCs w:val="20"/>
        </w:rPr>
        <w:t>” de forma adicional puede realizar las siguientes acciones:</w:t>
      </w:r>
      <w:r w:rsidRPr="3AA201FD">
        <w:rPr>
          <w:rStyle w:val="eop"/>
          <w:rFonts w:ascii="Arial" w:hAnsi="Arial" w:cs="Arial"/>
          <w:sz w:val="20"/>
          <w:szCs w:val="20"/>
        </w:rPr>
        <w:t> </w:t>
      </w:r>
    </w:p>
    <w:p w14:paraId="07DCCAF0" w14:textId="77777777" w:rsidR="00E97F4D" w:rsidRPr="001A657F" w:rsidRDefault="00E97F4D" w:rsidP="00E97F4D">
      <w:pPr>
        <w:pStyle w:val="paragraph"/>
        <w:spacing w:before="0" w:beforeAutospacing="0" w:after="0" w:afterAutospacing="0"/>
        <w:ind w:right="-435"/>
        <w:jc w:val="both"/>
        <w:textAlignment w:val="baseline"/>
        <w:rPr>
          <w:rFonts w:ascii="Arial" w:hAnsi="Arial" w:cs="Arial"/>
          <w:sz w:val="20"/>
          <w:szCs w:val="20"/>
        </w:rPr>
      </w:pPr>
      <w:r w:rsidRPr="001A657F">
        <w:rPr>
          <w:rStyle w:val="eop"/>
          <w:rFonts w:ascii="Arial" w:hAnsi="Arial" w:cs="Arial"/>
          <w:color w:val="0052CC"/>
          <w:sz w:val="20"/>
          <w:szCs w:val="20"/>
        </w:rPr>
        <w:t> </w:t>
      </w:r>
    </w:p>
    <w:p w14:paraId="1ACB8D91" w14:textId="0BAB1A72" w:rsidR="00E97F4D" w:rsidRPr="001A657F" w:rsidRDefault="3DA3DAE0" w:rsidP="3AA201FD">
      <w:pPr>
        <w:pStyle w:val="paragraph"/>
        <w:numPr>
          <w:ilvl w:val="0"/>
          <w:numId w:val="37"/>
        </w:numPr>
        <w:tabs>
          <w:tab w:val="clear" w:pos="1427"/>
        </w:tabs>
        <w:spacing w:before="0" w:beforeAutospacing="0" w:after="0" w:afterAutospacing="0"/>
        <w:ind w:left="1418" w:right="-285" w:hanging="567"/>
        <w:jc w:val="both"/>
        <w:textAlignment w:val="baseline"/>
        <w:rPr>
          <w:ins w:id="97" w:author="julimar8a" w:date="2024-04-17T18:37:00Z" w16du:dateUtc="2024-04-17T18:37:22Z"/>
          <w:rFonts w:ascii="Arial" w:hAnsi="Arial" w:cs="Arial"/>
          <w:sz w:val="20"/>
          <w:szCs w:val="20"/>
        </w:rPr>
      </w:pPr>
      <w:r w:rsidRPr="3AA201FD">
        <w:rPr>
          <w:rStyle w:val="normaltextrun"/>
          <w:rFonts w:ascii="Arial" w:eastAsia="Arial MT" w:hAnsi="Arial" w:cs="Arial"/>
          <w:sz w:val="20"/>
          <w:szCs w:val="20"/>
        </w:rPr>
        <w:t xml:space="preserve">Ver opinión </w:t>
      </w:r>
      <w:r w:rsidR="620889BD" w:rsidRPr="3AA201FD">
        <w:rPr>
          <w:rStyle w:val="normaltextrun"/>
          <w:rFonts w:ascii="Arial" w:eastAsia="Arial MT" w:hAnsi="Arial" w:cs="Arial"/>
          <w:color w:val="0052CC"/>
          <w:sz w:val="20"/>
          <w:szCs w:val="20"/>
        </w:rPr>
        <w:t>VUCEPERPAM-785 Detalle de la opinión de la entidad</w:t>
      </w:r>
    </w:p>
    <w:p w14:paraId="775B1B33" w14:textId="0CC4CA79" w:rsidR="3AA201FD" w:rsidRDefault="3AA201FD" w:rsidP="3AA201FD">
      <w:pPr>
        <w:pStyle w:val="paragraph"/>
        <w:spacing w:before="0" w:beforeAutospacing="0" w:after="0" w:afterAutospacing="0"/>
        <w:ind w:left="707" w:right="-285"/>
        <w:jc w:val="both"/>
        <w:rPr>
          <w:rFonts w:ascii="Arial" w:hAnsi="Arial" w:cs="Arial"/>
          <w:sz w:val="20"/>
          <w:szCs w:val="20"/>
        </w:rPr>
      </w:pPr>
    </w:p>
    <w:p w14:paraId="59901534" w14:textId="7CF85A4B" w:rsidR="0068724F" w:rsidRPr="006D538A" w:rsidRDefault="3DA3DAE0" w:rsidP="3AA201FD">
      <w:pPr>
        <w:pStyle w:val="paragraph"/>
        <w:numPr>
          <w:ilvl w:val="0"/>
          <w:numId w:val="5"/>
        </w:numPr>
        <w:spacing w:before="0" w:beforeAutospacing="0" w:after="0" w:afterAutospacing="0"/>
        <w:ind w:right="-435"/>
        <w:jc w:val="both"/>
        <w:rPr>
          <w:rFonts w:ascii="Arial" w:eastAsia="Arial" w:hAnsi="Arial" w:cs="Arial"/>
          <w:color w:val="000000" w:themeColor="text1"/>
          <w:sz w:val="20"/>
          <w:szCs w:val="20"/>
          <w:lang w:val="es-ES"/>
        </w:rPr>
      </w:pPr>
      <w:r w:rsidRPr="3AA201FD">
        <w:rPr>
          <w:rStyle w:val="eop"/>
          <w:rFonts w:ascii="Arial" w:hAnsi="Arial" w:cs="Arial"/>
          <w:sz w:val="20"/>
          <w:szCs w:val="20"/>
        </w:rPr>
        <w:t> </w:t>
      </w:r>
      <w:r w:rsidR="6435495E" w:rsidRPr="3AA201FD">
        <w:rPr>
          <w:rFonts w:ascii="Arial" w:eastAsia="Arial" w:hAnsi="Arial" w:cs="Arial"/>
          <w:color w:val="000000" w:themeColor="text1"/>
          <w:sz w:val="20"/>
          <w:szCs w:val="20"/>
          <w:lang w:val="es-ES"/>
        </w:rPr>
        <w:t xml:space="preserve">Con el rol </w:t>
      </w:r>
      <w:proofErr w:type="spellStart"/>
      <w:r w:rsidR="6435495E" w:rsidRPr="3AA201FD">
        <w:rPr>
          <w:rFonts w:ascii="Arial" w:eastAsia="Arial" w:hAnsi="Arial" w:cs="Arial"/>
          <w:color w:val="000000" w:themeColor="text1"/>
          <w:sz w:val="20"/>
          <w:szCs w:val="20"/>
          <w:lang w:val="es-ES"/>
        </w:rPr>
        <w:t>CP.Entidad.Evaluador</w:t>
      </w:r>
      <w:proofErr w:type="spellEnd"/>
      <w:r w:rsidR="6435495E" w:rsidRPr="3AA201FD">
        <w:rPr>
          <w:rFonts w:ascii="Arial" w:eastAsia="Arial" w:hAnsi="Arial" w:cs="Arial"/>
          <w:color w:val="000000" w:themeColor="text1"/>
          <w:sz w:val="20"/>
          <w:szCs w:val="20"/>
          <w:lang w:val="es-ES"/>
        </w:rPr>
        <w:t>: Puede realizar las siguientes acciones (</w:t>
      </w:r>
      <w:proofErr w:type="spellStart"/>
      <w:r w:rsidR="6435495E" w:rsidRPr="3AA201FD">
        <w:rPr>
          <w:rFonts w:ascii="Arial" w:eastAsia="Arial" w:hAnsi="Arial" w:cs="Arial"/>
          <w:b/>
          <w:bCs/>
          <w:i/>
          <w:iCs/>
          <w:color w:val="000000" w:themeColor="text1"/>
          <w:sz w:val="20"/>
          <w:szCs w:val="20"/>
          <w:lang w:val="es-ES"/>
        </w:rPr>
        <w:t>Wireframe</w:t>
      </w:r>
      <w:proofErr w:type="spellEnd"/>
      <w:r w:rsidR="6435495E" w:rsidRPr="3AA201FD">
        <w:rPr>
          <w:rFonts w:ascii="Arial" w:eastAsia="Arial" w:hAnsi="Arial" w:cs="Arial"/>
          <w:b/>
          <w:bCs/>
          <w:i/>
          <w:iCs/>
          <w:color w:val="000000" w:themeColor="text1"/>
          <w:sz w:val="20"/>
          <w:szCs w:val="20"/>
          <w:lang w:val="es-ES"/>
        </w:rPr>
        <w:t xml:space="preserve"> </w:t>
      </w:r>
      <w:r w:rsidR="766B1606" w:rsidRPr="3AA201FD">
        <w:rPr>
          <w:rFonts w:ascii="Arial" w:eastAsia="Arial" w:hAnsi="Arial" w:cs="Arial"/>
          <w:b/>
          <w:bCs/>
          <w:i/>
          <w:iCs/>
          <w:color w:val="000000" w:themeColor="text1"/>
          <w:sz w:val="20"/>
          <w:szCs w:val="20"/>
          <w:lang w:val="es-ES"/>
        </w:rPr>
        <w:t>5</w:t>
      </w:r>
      <w:r w:rsidR="6435495E" w:rsidRPr="3AA201FD">
        <w:rPr>
          <w:rFonts w:ascii="Arial" w:eastAsia="Arial" w:hAnsi="Arial" w:cs="Arial"/>
          <w:color w:val="000000" w:themeColor="text1"/>
          <w:sz w:val="20"/>
          <w:szCs w:val="20"/>
          <w:lang w:val="es-ES"/>
        </w:rPr>
        <w:t>):</w:t>
      </w:r>
    </w:p>
    <w:p w14:paraId="1D41E5B6" w14:textId="56033D5A" w:rsidR="0068724F" w:rsidRPr="006D538A" w:rsidRDefault="0068724F">
      <w:pPr>
        <w:spacing w:before="117"/>
        <w:ind w:right="-427"/>
        <w:jc w:val="both"/>
        <w:rPr>
          <w:rFonts w:ascii="Arial" w:eastAsia="Arial" w:hAnsi="Arial" w:cs="Arial"/>
          <w:color w:val="000000" w:themeColor="text1"/>
          <w:sz w:val="20"/>
          <w:szCs w:val="20"/>
        </w:rPr>
        <w:pPrChange w:id="98" w:author="julimar8a" w:date="2024-04-17T18:36:00Z">
          <w:pPr>
            <w:numPr>
              <w:numId w:val="8"/>
            </w:numPr>
            <w:ind w:left="966" w:hanging="360"/>
          </w:pPr>
        </w:pPrChange>
      </w:pPr>
    </w:p>
    <w:p w14:paraId="2D89DA7A" w14:textId="6EAC21A4" w:rsidR="0068724F" w:rsidRPr="006D538A" w:rsidRDefault="6435495E">
      <w:pPr>
        <w:pStyle w:val="Textoindependiente"/>
        <w:ind w:left="1416" w:right="-427"/>
        <w:jc w:val="both"/>
        <w:rPr>
          <w:rFonts w:ascii="Arial" w:eastAsia="Arial" w:hAnsi="Arial" w:cs="Arial"/>
          <w:color w:val="0052CC"/>
          <w:sz w:val="20"/>
          <w:szCs w:val="20"/>
        </w:rPr>
        <w:pPrChange w:id="99" w:author="julimar8a" w:date="2024-04-17T18:36:00Z">
          <w:pPr/>
        </w:pPrChange>
      </w:pPr>
      <w:r w:rsidRPr="3AA201FD">
        <w:rPr>
          <w:rFonts w:ascii="Arial" w:eastAsia="Arial" w:hAnsi="Arial" w:cs="Arial"/>
          <w:color w:val="000000" w:themeColor="text1"/>
          <w:sz w:val="20"/>
          <w:szCs w:val="20"/>
        </w:rPr>
        <w:t>Opinar:</w:t>
      </w:r>
      <w:r w:rsidRPr="3AA201FD">
        <w:rPr>
          <w:rFonts w:ascii="Arial" w:eastAsia="Arial" w:hAnsi="Arial" w:cs="Arial"/>
          <w:color w:val="0052CC"/>
          <w:sz w:val="20"/>
          <w:szCs w:val="20"/>
        </w:rPr>
        <w:t xml:space="preserve"> VUCEPERPAM-766 Emitir opinión</w:t>
      </w:r>
    </w:p>
    <w:p w14:paraId="75AE96B5" w14:textId="13E3DC8D" w:rsidR="0068724F" w:rsidRPr="006D538A" w:rsidRDefault="6435495E">
      <w:pPr>
        <w:pStyle w:val="Textoindependiente"/>
        <w:spacing w:before="7"/>
        <w:ind w:left="1416" w:right="-427"/>
        <w:jc w:val="both"/>
        <w:rPr>
          <w:rFonts w:ascii="Arial" w:eastAsia="Arial" w:hAnsi="Arial" w:cs="Arial"/>
          <w:color w:val="D13438"/>
          <w:sz w:val="20"/>
          <w:szCs w:val="20"/>
        </w:rPr>
        <w:pPrChange w:id="100" w:author="julimar8a" w:date="2024-04-17T18:36:00Z">
          <w:pPr/>
        </w:pPrChange>
      </w:pPr>
      <w:r w:rsidRPr="3AA201FD">
        <w:rPr>
          <w:rFonts w:ascii="Arial" w:eastAsia="Arial" w:hAnsi="Arial" w:cs="Arial"/>
          <w:color w:val="000000" w:themeColor="text1"/>
          <w:sz w:val="20"/>
          <w:szCs w:val="20"/>
        </w:rPr>
        <w:t>Descargar documentos:</w:t>
      </w:r>
      <w:r w:rsidRPr="3AA201FD">
        <w:rPr>
          <w:rFonts w:ascii="Arial" w:eastAsia="Arial" w:hAnsi="Arial" w:cs="Arial"/>
          <w:color w:val="0052CC"/>
          <w:sz w:val="20"/>
          <w:szCs w:val="20"/>
        </w:rPr>
        <w:t xml:space="preserve"> VUCEPERPAM-821 Descargar documentos </w:t>
      </w:r>
    </w:p>
    <w:p w14:paraId="3C65477A" w14:textId="351C31B2" w:rsidR="0068724F" w:rsidRPr="006D538A" w:rsidRDefault="0068724F">
      <w:pPr>
        <w:spacing w:before="7"/>
        <w:ind w:left="2006" w:right="-427"/>
        <w:jc w:val="both"/>
        <w:rPr>
          <w:rFonts w:ascii="Arial" w:eastAsia="Arial" w:hAnsi="Arial" w:cs="Arial"/>
          <w:color w:val="0052CC"/>
          <w:sz w:val="20"/>
          <w:szCs w:val="20"/>
        </w:rPr>
        <w:pPrChange w:id="101" w:author="julimar8a" w:date="2024-04-17T18:35:00Z">
          <w:pPr/>
        </w:pPrChange>
      </w:pPr>
    </w:p>
    <w:p w14:paraId="47E8AC70" w14:textId="7972D910" w:rsidR="0068724F" w:rsidRPr="006D538A" w:rsidRDefault="6435495E">
      <w:pPr>
        <w:pStyle w:val="Prrafodelista"/>
        <w:numPr>
          <w:ilvl w:val="0"/>
          <w:numId w:val="8"/>
        </w:numPr>
        <w:spacing w:before="7"/>
        <w:ind w:left="720" w:right="-427"/>
        <w:jc w:val="both"/>
        <w:rPr>
          <w:ins w:id="102" w:author="julimar8a" w:date="2024-04-17T18:41:00Z" w16du:dateUtc="2024-04-17T18:41:19Z"/>
          <w:rFonts w:ascii="Arial" w:eastAsia="Arial" w:hAnsi="Arial" w:cs="Arial"/>
          <w:color w:val="000000" w:themeColor="text1"/>
          <w:sz w:val="20"/>
          <w:szCs w:val="20"/>
        </w:rPr>
        <w:pPrChange w:id="103" w:author="julimar8a" w:date="2024-04-17T18:37:00Z">
          <w:pPr>
            <w:pStyle w:val="Prrafodelista"/>
            <w:numPr>
              <w:numId w:val="8"/>
            </w:numPr>
            <w:spacing w:before="7"/>
            <w:ind w:left="990" w:right="-427" w:hanging="360"/>
            <w:jc w:val="both"/>
          </w:pPr>
        </w:pPrChange>
      </w:pPr>
      <w:r w:rsidRPr="3AA201FD">
        <w:rPr>
          <w:rFonts w:ascii="Arial" w:eastAsia="Arial" w:hAnsi="Arial" w:cs="Arial"/>
          <w:color w:val="000000" w:themeColor="text1"/>
          <w:sz w:val="20"/>
          <w:szCs w:val="20"/>
          <w:rPrChange w:id="104" w:author="julimar8a" w:date="2024-04-17T18:41:00Z">
            <w:rPr>
              <w:rFonts w:ascii="Calibri" w:eastAsia="Calibri" w:hAnsi="Calibri" w:cs="Calibri"/>
              <w:color w:val="000000" w:themeColor="text1"/>
              <w:sz w:val="20"/>
              <w:szCs w:val="20"/>
            </w:rPr>
          </w:rPrChange>
        </w:rPr>
        <w:t xml:space="preserve">Con el rol </w:t>
      </w:r>
      <w:proofErr w:type="spellStart"/>
      <w:r w:rsidRPr="3AA201FD">
        <w:rPr>
          <w:rFonts w:ascii="Arial" w:eastAsia="Arial" w:hAnsi="Arial" w:cs="Arial"/>
          <w:color w:val="000000" w:themeColor="text1"/>
          <w:sz w:val="20"/>
          <w:szCs w:val="20"/>
          <w:lang w:val="es-PE"/>
          <w:rPrChange w:id="105" w:author="julimar8a" w:date="2024-04-17T18:41:00Z">
            <w:rPr>
              <w:rFonts w:ascii="Calibri" w:eastAsia="Calibri" w:hAnsi="Calibri" w:cs="Calibri"/>
              <w:color w:val="000000" w:themeColor="text1"/>
              <w:sz w:val="20"/>
              <w:szCs w:val="20"/>
              <w:lang w:val="es-PE"/>
            </w:rPr>
          </w:rPrChange>
        </w:rPr>
        <w:t>CP.Entidad.Mesa_ayuda</w:t>
      </w:r>
      <w:proofErr w:type="spellEnd"/>
      <w:r w:rsidRPr="3AA201FD">
        <w:rPr>
          <w:rFonts w:ascii="Arial" w:eastAsia="Arial" w:hAnsi="Arial" w:cs="Arial"/>
          <w:color w:val="000000" w:themeColor="text1"/>
          <w:sz w:val="20"/>
          <w:szCs w:val="20"/>
          <w:lang w:val="es-PE"/>
          <w:rPrChange w:id="106" w:author="julimar8a" w:date="2024-04-17T18:41:00Z">
            <w:rPr>
              <w:rFonts w:ascii="Calibri" w:eastAsia="Calibri" w:hAnsi="Calibri" w:cs="Calibri"/>
              <w:color w:val="000000" w:themeColor="text1"/>
              <w:sz w:val="20"/>
              <w:szCs w:val="20"/>
              <w:lang w:val="es-PE"/>
            </w:rPr>
          </w:rPrChange>
        </w:rPr>
        <w:t xml:space="preserve"> y </w:t>
      </w:r>
      <w:proofErr w:type="spellStart"/>
      <w:r w:rsidRPr="3AA201FD">
        <w:rPr>
          <w:rFonts w:ascii="Arial" w:eastAsia="Arial" w:hAnsi="Arial" w:cs="Arial"/>
          <w:color w:val="000000" w:themeColor="text1"/>
          <w:sz w:val="20"/>
          <w:szCs w:val="20"/>
          <w:lang w:val="es-PE"/>
          <w:rPrChange w:id="107" w:author="julimar8a" w:date="2024-04-17T18:41:00Z">
            <w:rPr>
              <w:rFonts w:ascii="Calibri" w:eastAsia="Calibri" w:hAnsi="Calibri" w:cs="Calibri"/>
              <w:color w:val="000000" w:themeColor="text1"/>
              <w:sz w:val="20"/>
              <w:szCs w:val="20"/>
              <w:lang w:val="es-PE"/>
            </w:rPr>
          </w:rPrChange>
        </w:rPr>
        <w:t>VUCE.Mesa_ayuda</w:t>
      </w:r>
      <w:proofErr w:type="spellEnd"/>
      <w:r w:rsidRPr="3AA201FD">
        <w:rPr>
          <w:rFonts w:ascii="Arial" w:eastAsia="Arial" w:hAnsi="Arial" w:cs="Arial"/>
          <w:color w:val="000000" w:themeColor="text1"/>
          <w:sz w:val="20"/>
          <w:szCs w:val="20"/>
          <w:rPrChange w:id="108" w:author="julimar8a" w:date="2024-04-17T18:41:00Z">
            <w:rPr>
              <w:rFonts w:ascii="Calibri" w:eastAsia="Calibri" w:hAnsi="Calibri" w:cs="Calibri"/>
              <w:color w:val="000000" w:themeColor="text1"/>
              <w:sz w:val="20"/>
              <w:szCs w:val="20"/>
            </w:rPr>
          </w:rPrChange>
        </w:rPr>
        <w:t xml:space="preserve"> Puede realizar la visualización del documento, y debe mostrarse los objetos deshabilitados.</w:t>
      </w:r>
    </w:p>
    <w:p w14:paraId="72DD1C1C" w14:textId="2B602642" w:rsidR="0068724F" w:rsidRPr="006D538A" w:rsidRDefault="0068724F" w:rsidP="3AA201FD">
      <w:pPr>
        <w:spacing w:before="7"/>
        <w:ind w:left="246" w:right="-427"/>
        <w:jc w:val="both"/>
        <w:rPr>
          <w:ins w:id="109" w:author="julimar8a" w:date="2024-04-17T21:47:00Z" w16du:dateUtc="2024-04-17T21:47:54Z"/>
          <w:rFonts w:ascii="Arial" w:eastAsia="Arial" w:hAnsi="Arial" w:cs="Arial"/>
          <w:color w:val="000000" w:themeColor="text1"/>
          <w:sz w:val="20"/>
          <w:szCs w:val="20"/>
        </w:rPr>
      </w:pPr>
    </w:p>
    <w:p w14:paraId="69823367" w14:textId="18B633F7" w:rsidR="0068724F" w:rsidRPr="006D538A" w:rsidRDefault="0068724F" w:rsidP="2729F719">
      <w:pPr>
        <w:spacing w:before="7"/>
        <w:ind w:left="246" w:right="-427"/>
        <w:jc w:val="both"/>
        <w:rPr>
          <w:ins w:id="110" w:author="julimar8a" w:date="2024-07-06T05:36:00Z" w16du:dateUtc="2024-07-06T05:36:37Z"/>
          <w:rFonts w:ascii="Arial" w:eastAsia="Arial" w:hAnsi="Arial" w:cs="Arial"/>
          <w:color w:val="000000" w:themeColor="text1"/>
          <w:sz w:val="20"/>
          <w:szCs w:val="20"/>
        </w:rPr>
      </w:pPr>
    </w:p>
    <w:p w14:paraId="5566DE5C" w14:textId="21DD1DCB" w:rsidR="2729F719" w:rsidRDefault="2729F719" w:rsidP="2729F719">
      <w:pPr>
        <w:spacing w:before="7"/>
        <w:ind w:left="246" w:right="-427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4CD815B5" w14:textId="50D013BB" w:rsidR="0068724F" w:rsidRPr="006D538A" w:rsidRDefault="6435495E" w:rsidP="3AA201FD">
      <w:pPr>
        <w:spacing w:before="7"/>
        <w:ind w:right="-427"/>
        <w:jc w:val="both"/>
        <w:rPr>
          <w:rFonts w:ascii="Arial" w:eastAsia="Arial" w:hAnsi="Arial" w:cs="Arial"/>
          <w:color w:val="000000" w:themeColor="text1"/>
        </w:rPr>
      </w:pPr>
      <w:r w:rsidRPr="3AA201FD">
        <w:rPr>
          <w:rStyle w:val="eop"/>
          <w:rFonts w:ascii="Arial" w:eastAsia="Arial" w:hAnsi="Arial" w:cs="Arial"/>
          <w:b/>
          <w:bCs/>
          <w:color w:val="000000" w:themeColor="text1"/>
          <w:sz w:val="20"/>
          <w:szCs w:val="20"/>
          <w:lang w:val="es-PE"/>
          <w:rPrChange w:id="111" w:author="julimar8a" w:date="2024-04-17T18:41:00Z">
            <w:rPr>
              <w:rStyle w:val="eop"/>
              <w:rFonts w:ascii="Arial" w:eastAsia="Arial" w:hAnsi="Arial" w:cs="Arial"/>
              <w:b/>
              <w:bCs/>
              <w:color w:val="000000" w:themeColor="text1"/>
              <w:lang w:val="es-PE"/>
            </w:rPr>
          </w:rPrChange>
        </w:rPr>
        <w:t>MAPEO</w:t>
      </w:r>
      <w:r w:rsidRPr="3AA201FD">
        <w:rPr>
          <w:rStyle w:val="eop"/>
          <w:rFonts w:ascii="Arial" w:eastAsia="Arial" w:hAnsi="Arial" w:cs="Arial"/>
          <w:b/>
          <w:bCs/>
          <w:color w:val="000000" w:themeColor="text1"/>
          <w:lang w:val="es-PE"/>
        </w:rPr>
        <w:t xml:space="preserve"> FUNCIONAL</w:t>
      </w:r>
    </w:p>
    <w:p w14:paraId="195A2AE0" w14:textId="608C9361" w:rsidR="0068724F" w:rsidRPr="006D538A" w:rsidRDefault="0068724F">
      <w:pPr>
        <w:widowControl/>
        <w:ind w:right="-435"/>
        <w:jc w:val="both"/>
        <w:rPr>
          <w:rFonts w:ascii="Arial" w:eastAsia="Arial" w:hAnsi="Arial" w:cs="Arial"/>
          <w:color w:val="000000" w:themeColor="text1"/>
        </w:rPr>
        <w:pPrChange w:id="112" w:author="julimar8a" w:date="2024-04-17T18:35:00Z">
          <w:pPr/>
        </w:pPrChange>
      </w:pPr>
    </w:p>
    <w:p w14:paraId="56972EBB" w14:textId="55301A6A" w:rsidR="0068724F" w:rsidRPr="006D538A" w:rsidRDefault="6435495E" w:rsidP="3AA201FD">
      <w:pPr>
        <w:pStyle w:val="Textoindependiente"/>
        <w:spacing w:before="120" w:after="240" w:line="276" w:lineRule="auto"/>
        <w:ind w:right="-142"/>
        <w:jc w:val="both"/>
        <w:rPr>
          <w:del w:id="113" w:author="julimar8a" w:date="2024-04-17T18:40:00Z" w16du:dateUtc="2024-04-17T18:40:51Z"/>
          <w:rFonts w:ascii="Arial" w:eastAsia="Arial" w:hAnsi="Arial" w:cs="Arial"/>
          <w:color w:val="000000" w:themeColor="text1"/>
          <w:sz w:val="20"/>
          <w:szCs w:val="20"/>
        </w:rPr>
      </w:pPr>
      <w:r w:rsidRPr="3AA201FD">
        <w:rPr>
          <w:rFonts w:ascii="Arial" w:eastAsia="Arial" w:hAnsi="Arial" w:cs="Arial"/>
          <w:color w:val="000000" w:themeColor="text1"/>
          <w:sz w:val="20"/>
          <w:szCs w:val="20"/>
        </w:rPr>
        <w:t xml:space="preserve">El detalle se encuentra descrito en el </w:t>
      </w:r>
      <w:r w:rsidR="19508412" w:rsidRPr="3AA201FD">
        <w:rPr>
          <w:rStyle w:val="normaltextrun"/>
          <w:rFonts w:ascii="Arial" w:hAnsi="Arial" w:cs="Arial"/>
          <w:color w:val="0052CC"/>
          <w:sz w:val="20"/>
          <w:szCs w:val="20"/>
        </w:rPr>
        <w:t>Mapeo Técnico Manifiesto de Mercancías Peligrosas</w:t>
      </w:r>
      <w:r w:rsidRPr="3AA201FD">
        <w:rPr>
          <w:rFonts w:ascii="Arial" w:eastAsia="Arial" w:hAnsi="Arial" w:cs="Arial"/>
          <w:color w:val="0070C0"/>
          <w:sz w:val="20"/>
          <w:szCs w:val="20"/>
        </w:rPr>
        <w:t>.xlsx</w:t>
      </w:r>
      <w:r w:rsidRPr="3AA201FD">
        <w:rPr>
          <w:rFonts w:ascii="Arial" w:eastAsia="Arial" w:hAnsi="Arial" w:cs="Arial"/>
          <w:color w:val="000000" w:themeColor="text1"/>
          <w:sz w:val="20"/>
          <w:szCs w:val="20"/>
        </w:rPr>
        <w:t>.</w:t>
      </w:r>
      <w:r w:rsidR="01CC3166" w:rsidRPr="3AA201FD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</w:p>
    <w:p w14:paraId="0D177FEC" w14:textId="2BB782CF" w:rsidR="0068724F" w:rsidRPr="006D538A" w:rsidRDefault="0068724F" w:rsidP="3AA201FD">
      <w:pPr>
        <w:pStyle w:val="paragraph"/>
        <w:spacing w:before="0" w:beforeAutospacing="0" w:after="0" w:afterAutospacing="0"/>
        <w:jc w:val="both"/>
        <w:rPr>
          <w:ins w:id="114" w:author="julimar8a" w:date="2024-04-17T21:40:00Z" w16du:dateUtc="2024-04-17T21:40:26Z"/>
          <w:rFonts w:ascii="Arial" w:hAnsi="Arial" w:cs="Arial"/>
          <w:sz w:val="20"/>
          <w:szCs w:val="20"/>
        </w:rPr>
      </w:pPr>
      <w:commentRangeStart w:id="115"/>
      <w:commentRangeStart w:id="116"/>
      <w:del w:id="117" w:author="julimar8a" w:date="2024-04-17T18:40:00Z">
        <w:r w:rsidRPr="3AA201FD" w:rsidDel="12600405">
          <w:rPr>
            <w:rStyle w:val="normaltextrun"/>
            <w:rFonts w:ascii="Arial" w:eastAsia="Arial MT" w:hAnsi="Arial" w:cs="Arial"/>
            <w:sz w:val="20"/>
            <w:szCs w:val="20"/>
          </w:rPr>
          <w:delText xml:space="preserve"> </w:delText>
        </w:r>
      </w:del>
      <w:r w:rsidR="6435495E" w:rsidRPr="3AA201FD">
        <w:rPr>
          <w:rStyle w:val="eop"/>
          <w:rFonts w:ascii="Arial" w:hAnsi="Arial" w:cs="Arial"/>
          <w:sz w:val="20"/>
          <w:szCs w:val="20"/>
        </w:rPr>
        <w:t> </w:t>
      </w:r>
      <w:commentRangeEnd w:id="115"/>
      <w:r>
        <w:commentReference w:id="115"/>
      </w:r>
      <w:commentRangeEnd w:id="116"/>
      <w:r>
        <w:commentReference w:id="116"/>
      </w:r>
    </w:p>
    <w:p w14:paraId="53971C25" w14:textId="585BF7AB" w:rsidR="0068724F" w:rsidRPr="006D538A" w:rsidRDefault="0068724F" w:rsidP="3AA201FD">
      <w:pPr>
        <w:pStyle w:val="paragraph"/>
        <w:spacing w:before="0" w:beforeAutospacing="0" w:after="0" w:afterAutospacing="0"/>
        <w:jc w:val="both"/>
        <w:rPr>
          <w:rStyle w:val="eop"/>
          <w:rFonts w:ascii="Arial" w:hAnsi="Arial" w:cs="Arial"/>
          <w:sz w:val="20"/>
          <w:szCs w:val="20"/>
        </w:rPr>
      </w:pPr>
    </w:p>
    <w:p w14:paraId="78755188" w14:textId="172B5BDC" w:rsidR="0068724F" w:rsidRPr="006D538A" w:rsidRDefault="3E80057A" w:rsidP="3AA201FD">
      <w:pPr>
        <w:widowControl/>
        <w:ind w:right="-435"/>
        <w:jc w:val="both"/>
        <w:rPr>
          <w:b/>
          <w:bCs/>
          <w:rPrChange w:id="118" w:author="julimar8a" w:date="2024-04-17T18:42:00Z">
            <w:rPr>
              <w:b/>
              <w:bCs/>
              <w:sz w:val="24"/>
              <w:szCs w:val="24"/>
            </w:rPr>
          </w:rPrChange>
        </w:rPr>
      </w:pPr>
      <w:commentRangeStart w:id="119"/>
      <w:commentRangeStart w:id="120"/>
      <w:r w:rsidRPr="3AA201FD">
        <w:rPr>
          <w:b/>
          <w:bCs/>
          <w:rPrChange w:id="121" w:author="julimar8a" w:date="2024-04-17T18:42:00Z">
            <w:rPr>
              <w:b/>
              <w:bCs/>
              <w:sz w:val="24"/>
              <w:szCs w:val="24"/>
            </w:rPr>
          </w:rPrChange>
        </w:rPr>
        <w:t>CRITERIOS DE ACEPTACIÓN</w:t>
      </w:r>
      <w:commentRangeEnd w:id="119"/>
      <w:r w:rsidR="0068724F">
        <w:commentReference w:id="119"/>
      </w:r>
      <w:commentRangeEnd w:id="120"/>
      <w:r w:rsidR="0068724F">
        <w:commentReference w:id="120"/>
      </w:r>
    </w:p>
    <w:tbl>
      <w:tblPr>
        <w:tblStyle w:val="Tablaconcuadrcula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0"/>
        <w:gridCol w:w="6830"/>
        <w:tblGridChange w:id="122">
          <w:tblGrid>
            <w:gridCol w:w="360"/>
            <w:gridCol w:w="360"/>
            <w:gridCol w:w="940"/>
            <w:gridCol w:w="6830"/>
          </w:tblGrid>
        </w:tblGridChange>
      </w:tblGrid>
      <w:tr w:rsidR="3AA201FD" w14:paraId="5D87DD09" w14:textId="77777777" w:rsidTr="5ED3B499">
        <w:trPr>
          <w:trHeight w:val="375"/>
        </w:trPr>
        <w:tc>
          <w:tcPr>
            <w:tcW w:w="1660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shd w:val="clear" w:color="auto" w:fill="44546A" w:themeFill="text2"/>
          </w:tcPr>
          <w:p w14:paraId="2DD7481F" w14:textId="73BCA4BC" w:rsidR="3AA201FD" w:rsidRDefault="3AA201FD">
            <w:pPr>
              <w:pStyle w:val="TableParagraph"/>
              <w:spacing w:before="105"/>
              <w:ind w:left="152"/>
              <w:rPr>
                <w:rFonts w:ascii="Arial" w:eastAsia="Arial" w:hAnsi="Arial" w:cs="Arial"/>
                <w:color w:val="FFFFFF" w:themeColor="background1"/>
                <w:sz w:val="20"/>
                <w:szCs w:val="20"/>
              </w:rPr>
              <w:pPrChange w:id="123" w:author="julimar8a" w:date="2024-04-17T18:42:00Z">
                <w:pPr/>
              </w:pPrChange>
            </w:pPr>
            <w:r w:rsidRPr="3AA201FD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 xml:space="preserve">Criterio de </w:t>
            </w:r>
            <w:r w:rsidRPr="3AA201FD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lastRenderedPageBreak/>
              <w:t>aceptación 1</w:t>
            </w:r>
          </w:p>
        </w:tc>
        <w:tc>
          <w:tcPr>
            <w:tcW w:w="6830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shd w:val="clear" w:color="auto" w:fill="44546A" w:themeFill="text2"/>
          </w:tcPr>
          <w:p w14:paraId="208A5709" w14:textId="2924416E" w:rsidR="3AA201FD" w:rsidRDefault="3AA201FD">
            <w:pPr>
              <w:pStyle w:val="TableParagraph"/>
              <w:spacing w:before="105"/>
              <w:ind w:left="153"/>
              <w:rPr>
                <w:rFonts w:ascii="Arial" w:eastAsia="Arial" w:hAnsi="Arial" w:cs="Arial"/>
                <w:color w:val="FFFFFF" w:themeColor="background1"/>
                <w:sz w:val="20"/>
                <w:szCs w:val="20"/>
              </w:rPr>
              <w:pPrChange w:id="124" w:author="julimar8a" w:date="2024-04-17T18:42:00Z">
                <w:pPr/>
              </w:pPrChange>
            </w:pPr>
            <w:r w:rsidRPr="3AA201FD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lastRenderedPageBreak/>
              <w:t xml:space="preserve">El sistema debe permitir acceder a Visualizar </w:t>
            </w:r>
            <w:r w:rsidR="747A6DBF" w:rsidRPr="3AA201FD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 xml:space="preserve">Mercancías </w:t>
            </w:r>
            <w:r w:rsidR="747A6DBF" w:rsidRPr="3AA201FD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lastRenderedPageBreak/>
              <w:t>peligrosas</w:t>
            </w:r>
            <w:r w:rsidRPr="3AA201FD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 xml:space="preserve"> según el rol autorizado</w:t>
            </w:r>
          </w:p>
        </w:tc>
      </w:tr>
      <w:tr w:rsidR="3AA201FD" w14:paraId="26B2EAE8" w14:textId="77777777" w:rsidTr="5ED3B499">
        <w:trPr>
          <w:trHeight w:val="315"/>
        </w:trPr>
        <w:tc>
          <w:tcPr>
            <w:tcW w:w="1660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</w:tcPr>
          <w:p w14:paraId="39320C1C" w14:textId="61859631" w:rsidR="3AA201FD" w:rsidRDefault="3AA201FD">
            <w:pPr>
              <w:pStyle w:val="TableParagraph"/>
              <w:spacing w:before="71"/>
              <w:ind w:left="77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25" w:author="julimar8a" w:date="2024-04-17T18:42:00Z">
                <w:pPr/>
              </w:pPrChange>
            </w:pPr>
            <w:r w:rsidRPr="3AA201FD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</w:rPr>
              <w:lastRenderedPageBreak/>
              <w:t>Descripción</w:t>
            </w:r>
          </w:p>
        </w:tc>
        <w:tc>
          <w:tcPr>
            <w:tcW w:w="6830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</w:tcPr>
          <w:p w14:paraId="78144490" w14:textId="399D2D6B" w:rsidR="3AA201FD" w:rsidRDefault="3AA201FD">
            <w:pPr>
              <w:pStyle w:val="TableParagraph"/>
              <w:spacing w:before="71"/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26" w:author="julimar8a" w:date="2024-04-17T18:42:00Z">
                <w:pPr/>
              </w:pPrChange>
            </w:pP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Se realizarán las pruebas para comprobar que se permite el acceso</w:t>
            </w:r>
          </w:p>
        </w:tc>
      </w:tr>
      <w:tr w:rsidR="3AA201FD" w14:paraId="266D13BB" w14:textId="77777777" w:rsidTr="5ED3B499">
        <w:trPr>
          <w:trHeight w:val="1650"/>
        </w:trPr>
        <w:tc>
          <w:tcPr>
            <w:tcW w:w="1660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</w:tcPr>
          <w:p w14:paraId="6993AD19" w14:textId="6D879347" w:rsidR="3AA201FD" w:rsidRDefault="3AA201FD">
            <w:pPr>
              <w:pStyle w:val="TableParagraph"/>
              <w:spacing w:before="71"/>
              <w:ind w:left="77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27" w:author="julimar8a" w:date="2024-04-17T18:42:00Z">
                <w:pPr/>
              </w:pPrChange>
            </w:pPr>
            <w:r w:rsidRPr="3AA201FD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</w:rPr>
              <w:t>Escenario 1</w:t>
            </w:r>
          </w:p>
        </w:tc>
        <w:tc>
          <w:tcPr>
            <w:tcW w:w="6830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</w:tcPr>
          <w:p w14:paraId="3A57166E" w14:textId="6FC04280" w:rsidR="3AA201FD" w:rsidRDefault="3AA201FD">
            <w:pPr>
              <w:pStyle w:val="TableParagraph"/>
              <w:spacing w:before="71"/>
              <w:ind w:left="78"/>
              <w:rPr>
                <w:rFonts w:ascii="Arial" w:eastAsia="Arial" w:hAnsi="Arial" w:cs="Arial"/>
                <w:color w:val="D13438"/>
                <w:sz w:val="20"/>
                <w:szCs w:val="20"/>
              </w:rPr>
              <w:pPrChange w:id="128" w:author="julimar8a" w:date="2024-04-17T18:42:00Z">
                <w:pPr/>
              </w:pPrChange>
            </w:pPr>
            <w:r w:rsidRPr="3AA201FD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</w:rPr>
              <w:t xml:space="preserve">Acceso </w:t>
            </w:r>
            <w:r w:rsidR="24797EE1" w:rsidRPr="3AA201FD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</w:rPr>
              <w:t>a Mercancías peligrosas</w:t>
            </w:r>
            <w:r w:rsidRPr="3AA201FD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</w:rPr>
              <w:t xml:space="preserve"> con el documento creado cuando el rol </w:t>
            </w:r>
          </w:p>
          <w:p w14:paraId="21DF9CAD" w14:textId="0CEC2C99" w:rsidR="26762EE9" w:rsidRDefault="26762EE9">
            <w:pPr>
              <w:ind w:left="180" w:hanging="180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29" w:author="julimar8a" w:date="2024-04-17T18:47:00Z">
                <w:pPr/>
              </w:pPrChange>
            </w:pP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CP.Administrado.Operador, </w:t>
            </w:r>
            <w:proofErr w:type="spellStart"/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CP.Administrado.Extranjero.Supervisor</w:t>
            </w:r>
            <w:proofErr w:type="spellEnd"/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, CP. Administrado. Nacional. Supervisor, CP. Administrado. Nacional. Operador, CP. Administrado. Extranjero. Supervisor </w:t>
            </w:r>
            <w:r w:rsidR="3AA201FD"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cuando el estado de</w:t>
            </w:r>
            <w:r w:rsidR="3C51ADFF"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l documento</w:t>
            </w:r>
            <w:r w:rsidR="3AA201FD"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es </w:t>
            </w:r>
            <w:r w:rsidR="3AA201FD" w:rsidRPr="3AA201FD">
              <w:rPr>
                <w:rFonts w:ascii="Arial" w:eastAsia="Arial" w:hAnsi="Arial" w:cs="Arial"/>
                <w:strike/>
                <w:color w:val="D13438"/>
                <w:sz w:val="20"/>
                <w:szCs w:val="20"/>
              </w:rPr>
              <w:t xml:space="preserve"> </w:t>
            </w:r>
            <w:r w:rsidR="3AA201FD"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“Por enviar” o “Por opinar”</w:t>
            </w:r>
          </w:p>
          <w:p w14:paraId="26574654" w14:textId="5CABBDF8" w:rsidR="3AA201FD" w:rsidRDefault="3AA201FD" w:rsidP="3AA201FD">
            <w:pPr>
              <w:ind w:right="90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  <w:p w14:paraId="64A49EF5" w14:textId="3023487C" w:rsidR="3AA201FD" w:rsidRDefault="3AA201FD">
            <w:pPr>
              <w:pStyle w:val="TableParagraph"/>
              <w:spacing w:before="144"/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30" w:author="julimar8a" w:date="2024-04-17T18:42:00Z">
                <w:pPr/>
              </w:pPrChange>
            </w:pPr>
            <w:r w:rsidRPr="3AA201FD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  <w:rPrChange w:id="131" w:author="julimar8a" w:date="2024-04-17T21:44:00Z">
                  <w:rPr>
                    <w:rFonts w:ascii="Arial" w:eastAsia="Arial" w:hAnsi="Arial" w:cs="Arial"/>
                    <w:color w:val="000000" w:themeColor="text1"/>
                    <w:sz w:val="20"/>
                    <w:szCs w:val="20"/>
                  </w:rPr>
                </w:rPrChange>
              </w:rPr>
              <w:t xml:space="preserve">Dado </w:t>
            </w: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un usuario se encuentra en la vista 'Visualizar Detalle del DUE' y desea visualizar </w:t>
            </w:r>
            <w:r w:rsidR="747A6DBF"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Mercancías peligrosas</w:t>
            </w: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.</w:t>
            </w:r>
          </w:p>
          <w:p w14:paraId="65975191" w14:textId="4C35F25C" w:rsidR="3AA201FD" w:rsidRDefault="3AA201FD">
            <w:pPr>
              <w:pStyle w:val="TableParagraph"/>
              <w:spacing w:before="143"/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32" w:author="julimar8a" w:date="2024-04-17T18:42:00Z">
                <w:pPr/>
              </w:pPrChange>
            </w:pPr>
            <w:r w:rsidRPr="3AA201FD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  <w:rPrChange w:id="133" w:author="julimar8a" w:date="2024-04-17T21:44:00Z">
                  <w:rPr>
                    <w:rFonts w:ascii="Arial" w:eastAsia="Arial" w:hAnsi="Arial" w:cs="Arial"/>
                    <w:color w:val="000000" w:themeColor="text1"/>
                    <w:sz w:val="20"/>
                    <w:szCs w:val="20"/>
                  </w:rPr>
                </w:rPrChange>
              </w:rPr>
              <w:t xml:space="preserve">Cuando </w:t>
            </w: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seleccione 'Modificar escala'</w:t>
            </w:r>
          </w:p>
          <w:p w14:paraId="72824E03" w14:textId="7490A38E" w:rsidR="3AA201FD" w:rsidRDefault="3AA201FD">
            <w:pPr>
              <w:spacing w:before="6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34" w:author="julimar8a" w:date="2024-04-17T18:42:00Z">
                <w:pPr/>
              </w:pPrChange>
            </w:pPr>
          </w:p>
          <w:p w14:paraId="28ECC82E" w14:textId="104ADCB3" w:rsidR="3AA201FD" w:rsidRDefault="3AA201FD">
            <w:pPr>
              <w:pStyle w:val="TableParagraph"/>
              <w:ind w:left="78"/>
              <w:rPr>
                <w:rFonts w:ascii="Arial" w:eastAsia="Arial" w:hAnsi="Arial" w:cs="Arial"/>
                <w:color w:val="D13438"/>
                <w:sz w:val="20"/>
                <w:szCs w:val="20"/>
              </w:rPr>
              <w:pPrChange w:id="135" w:author="julimar8a" w:date="2024-04-17T18:42:00Z">
                <w:pPr/>
              </w:pPrChange>
            </w:pPr>
            <w:r w:rsidRPr="3AA201FD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  <w:rPrChange w:id="136" w:author="julimar8a" w:date="2024-04-17T21:44:00Z">
                  <w:rPr>
                    <w:rFonts w:ascii="Arial" w:eastAsia="Arial" w:hAnsi="Arial" w:cs="Arial"/>
                    <w:color w:val="000000" w:themeColor="text1"/>
                    <w:sz w:val="20"/>
                    <w:szCs w:val="20"/>
                  </w:rPr>
                </w:rPrChange>
              </w:rPr>
              <w:t>Entonces</w:t>
            </w: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: el sistema debe mostrar las siguientes acciones generales en la vista propia de este documento al ingresar a la DUE</w:t>
            </w:r>
            <w:r w:rsidRPr="3AA201FD">
              <w:rPr>
                <w:rFonts w:ascii="Arial" w:eastAsia="Arial" w:hAnsi="Arial" w:cs="Arial"/>
                <w:color w:val="D13438"/>
                <w:sz w:val="20"/>
                <w:szCs w:val="20"/>
                <w:u w:val="single"/>
              </w:rPr>
              <w:t>:</w:t>
            </w:r>
          </w:p>
          <w:p w14:paraId="2C4D8A71" w14:textId="3CB1D5BF" w:rsidR="3AA201FD" w:rsidRDefault="3AA201FD">
            <w:pPr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37" w:author="julimar8a" w:date="2024-04-17T18:42:00Z">
                <w:pPr/>
              </w:pPrChange>
            </w:pPr>
          </w:p>
          <w:p w14:paraId="5281F3A0" w14:textId="528D6377" w:rsidR="3AA201FD" w:rsidRDefault="3AA201FD" w:rsidP="5ED3B499">
            <w:pPr>
              <w:pStyle w:val="Textoindependiente"/>
              <w:spacing w:before="4"/>
              <w:ind w:left="78" w:right="-427"/>
              <w:jc w:val="both"/>
              <w:rPr>
                <w:ins w:id="138" w:author="julimar8a" w:date="2024-04-17T21:44:00Z" w16du:dateUtc="2024-04-17T21:44:35Z"/>
                <w:rFonts w:ascii="Calibri Light" w:eastAsia="Calibri Light" w:hAnsi="Calibri Light" w:cs="Calibri Light"/>
                <w:color w:val="D13438"/>
                <w:sz w:val="22"/>
                <w:szCs w:val="22"/>
              </w:rPr>
            </w:pPr>
            <w:r w:rsidRPr="5ED3B499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Adjuntar documentos, Guardar, Enviar</w:t>
            </w:r>
            <w:ins w:id="139" w:author="julimar8a" w:date="2024-06-17T18:46:00Z">
              <w:r w:rsidR="72A5A07F" w:rsidRPr="5ED3B499">
                <w:rPr>
                  <w:rFonts w:ascii="Arial" w:eastAsia="Arial" w:hAnsi="Arial" w:cs="Arial"/>
                  <w:color w:val="000000" w:themeColor="text1"/>
                  <w:sz w:val="20"/>
                  <w:szCs w:val="20"/>
                </w:rPr>
                <w:t xml:space="preserve"> </w:t>
              </w:r>
            </w:ins>
            <w:r w:rsidRPr="5ED3B499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5ED3B49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0"/>
                <w:szCs w:val="20"/>
              </w:rPr>
              <w:t>Wireframe</w:t>
            </w:r>
            <w:proofErr w:type="spellEnd"/>
            <w:r w:rsidRPr="5ED3B49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r w:rsidR="08D6121C" w:rsidRPr="5ED3B49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0"/>
                <w:szCs w:val="20"/>
              </w:rPr>
              <w:t>1</w:t>
            </w:r>
            <w:r w:rsidRPr="5ED3B499">
              <w:rPr>
                <w:rFonts w:ascii="Calibri Light" w:eastAsia="Calibri Light" w:hAnsi="Calibri Light" w:cs="Calibri Light"/>
                <w:b/>
                <w:bCs/>
                <w:color w:val="000000" w:themeColor="text1"/>
                <w:sz w:val="22"/>
                <w:szCs w:val="22"/>
              </w:rPr>
              <w:t>)</w:t>
            </w:r>
          </w:p>
          <w:p w14:paraId="768C97F5" w14:textId="254B2C08" w:rsidR="3AA201FD" w:rsidRDefault="3AA201FD" w:rsidP="3AA201FD">
            <w:pPr>
              <w:pStyle w:val="Textoindependiente"/>
              <w:spacing w:before="4"/>
              <w:ind w:left="708" w:right="-427"/>
              <w:jc w:val="both"/>
              <w:rPr>
                <w:rFonts w:ascii="Calibri Light" w:eastAsia="Calibri Light" w:hAnsi="Calibri Light" w:cs="Calibri Light"/>
                <w:b/>
                <w:bCs/>
                <w:color w:val="000000" w:themeColor="text1"/>
                <w:sz w:val="22"/>
                <w:szCs w:val="22"/>
              </w:rPr>
            </w:pPr>
          </w:p>
          <w:p w14:paraId="145609B9" w14:textId="2CD45C78" w:rsidR="62E19FA8" w:rsidRDefault="62E19FA8">
            <w:pPr>
              <w:spacing w:before="4"/>
              <w:jc w:val="both"/>
              <w:rPr>
                <w:ins w:id="140" w:author="julimar8a" w:date="2024-04-17T21:46:00Z" w16du:dateUtc="2024-04-17T21:46:12Z"/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41" w:author="julimar8a" w:date="2024-04-17T21:44:00Z">
                <w:pPr/>
              </w:pPrChange>
            </w:pPr>
            <w:r w:rsidRPr="3AA201F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 xml:space="preserve">Cuando </w:t>
            </w:r>
            <w:r w:rsidR="3F07E39C" w:rsidRPr="3AA201F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rPrChange w:id="142" w:author="julimar8a" w:date="2024-04-17T21:44:00Z">
                  <w:rPr>
                    <w:rFonts w:ascii="Calibri Light" w:eastAsia="Calibri Light" w:hAnsi="Calibri Light" w:cs="Calibri Light"/>
                    <w:color w:val="D13438"/>
                  </w:rPr>
                </w:rPrChange>
              </w:rPr>
              <w:t>el DUE tiene el estado “arribo confirmado” se mostrará por defecto la pestaña de entrada</w:t>
            </w:r>
          </w:p>
          <w:p w14:paraId="52B6B43A" w14:textId="2F84E807" w:rsidR="3AA201FD" w:rsidRDefault="19E6203A" w:rsidP="4DD53B6A">
            <w:pPr>
              <w:spacing w:before="4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DD53B6A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 xml:space="preserve">Cuando </w:t>
            </w:r>
            <w:r w:rsidR="2ED51C47" w:rsidRPr="4DD53B6A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rPrChange w:id="143" w:author="julimar8a" w:date="2024-04-17T21:44:00Z">
                  <w:rPr>
                    <w:rFonts w:ascii="Calibri Light" w:eastAsia="Calibri Light" w:hAnsi="Calibri Light" w:cs="Calibri Light"/>
                    <w:color w:val="D13438"/>
                  </w:rPr>
                </w:rPrChange>
              </w:rPr>
              <w:t>el DUE tiene el estado “zarpe confirmado” se mostrará por defecto la pestaña de salida</w:t>
            </w:r>
            <w:r w:rsidR="28BCE0FE" w:rsidRPr="4DD53B6A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>.</w:t>
            </w:r>
          </w:p>
        </w:tc>
      </w:tr>
      <w:tr w:rsidR="3AA201FD" w14:paraId="7658E8ED" w14:textId="77777777" w:rsidTr="5ED3B499">
        <w:trPr>
          <w:trHeight w:val="1650"/>
        </w:trPr>
        <w:tc>
          <w:tcPr>
            <w:tcW w:w="1660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</w:tcPr>
          <w:p w14:paraId="60794F20" w14:textId="61C9CF6B" w:rsidR="3AA201FD" w:rsidRDefault="3AA201FD">
            <w:pPr>
              <w:pStyle w:val="TableParagraph"/>
              <w:spacing w:before="71"/>
              <w:ind w:left="77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44" w:author="julimar8a" w:date="2024-04-17T18:42:00Z">
                <w:pPr/>
              </w:pPrChange>
            </w:pPr>
            <w:r w:rsidRPr="3AA201FD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</w:rPr>
              <w:t>Escenario 2</w:t>
            </w:r>
          </w:p>
          <w:p w14:paraId="04471D60" w14:textId="1D2EB467" w:rsidR="3AA201FD" w:rsidRDefault="3AA201FD">
            <w:pPr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6830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</w:tcPr>
          <w:p w14:paraId="35DD0B09" w14:textId="00BF2842" w:rsidR="3AA201FD" w:rsidRDefault="3AA201FD">
            <w:pPr>
              <w:pStyle w:val="TableParagraph"/>
              <w:spacing w:before="71"/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45" w:author="julimar8a" w:date="2024-04-17T18:42:00Z">
                <w:pPr/>
              </w:pPrChange>
            </w:pPr>
            <w:r w:rsidRPr="3AA201FD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</w:rPr>
              <w:t xml:space="preserve">Acceso </w:t>
            </w:r>
            <w:r w:rsidR="24797EE1" w:rsidRPr="3AA201FD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</w:rPr>
              <w:t>a Mercancías peligrosas</w:t>
            </w:r>
            <w:r w:rsidRPr="3AA201FD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</w:rPr>
              <w:t xml:space="preserve"> con el documento creado cuando el rol </w:t>
            </w:r>
          </w:p>
          <w:p w14:paraId="3FF57E1B" w14:textId="74FA8220" w:rsidR="40284BF5" w:rsidRDefault="40284BF5" w:rsidP="3AA201FD">
            <w:pPr>
              <w:ind w:right="90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CP.Administrado.Operador, </w:t>
            </w:r>
            <w:proofErr w:type="spellStart"/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CP.Administrado.Extranjero.Supervisor</w:t>
            </w:r>
            <w:proofErr w:type="spellEnd"/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, CP. Administrado. Nacional. Supervisor, CP. Administrado. Nacional c</w:t>
            </w:r>
            <w:r w:rsidR="3AA201FD"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uando el estado de</w:t>
            </w:r>
            <w:r w:rsidR="1271999C"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l documento </w:t>
            </w:r>
            <w:r w:rsidR="3AA201FD"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es igual a Por ‘corregir’</w:t>
            </w:r>
          </w:p>
          <w:p w14:paraId="7CB91E74" w14:textId="748A3B96" w:rsidR="3AA201FD" w:rsidRDefault="61988CE3">
            <w:pPr>
              <w:pStyle w:val="TableParagraph"/>
              <w:spacing w:before="144"/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46" w:author="julimar8a" w:date="2024-04-17T18:42:00Z">
                <w:pPr/>
              </w:pPrChange>
            </w:pPr>
            <w:r w:rsidRPr="4DD53B6A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  <w:rPrChange w:id="147" w:author="julimar8a" w:date="2024-04-24T20:42:00Z">
                  <w:rPr>
                    <w:rFonts w:ascii="Arial" w:eastAsia="Arial" w:hAnsi="Arial" w:cs="Arial"/>
                    <w:color w:val="000000" w:themeColor="text1"/>
                    <w:sz w:val="20"/>
                    <w:szCs w:val="20"/>
                  </w:rPr>
                </w:rPrChange>
              </w:rPr>
              <w:t xml:space="preserve">Dado </w:t>
            </w: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un usuario se encuentra en la vista 'Visualizar Detalle del DUE' y desea visualizar </w:t>
            </w:r>
            <w:r w:rsidR="6DE2F011"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Mercancías peligrosas</w:t>
            </w: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.</w:t>
            </w:r>
          </w:p>
          <w:p w14:paraId="27C044A5" w14:textId="5AD61532" w:rsidR="3AA201FD" w:rsidRDefault="61988CE3">
            <w:pPr>
              <w:pStyle w:val="TableParagraph"/>
              <w:spacing w:before="143"/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48" w:author="julimar8a" w:date="2024-04-17T18:42:00Z">
                <w:pPr/>
              </w:pPrChange>
            </w:pPr>
            <w:r w:rsidRPr="4DD53B6A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  <w:rPrChange w:id="149" w:author="julimar8a" w:date="2024-04-24T20:42:00Z">
                  <w:rPr>
                    <w:rFonts w:ascii="Arial" w:eastAsia="Arial" w:hAnsi="Arial" w:cs="Arial"/>
                    <w:color w:val="000000" w:themeColor="text1"/>
                    <w:sz w:val="20"/>
                    <w:szCs w:val="20"/>
                  </w:rPr>
                </w:rPrChange>
              </w:rPr>
              <w:t xml:space="preserve">Cuando </w:t>
            </w: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seleccione 'Modificar escala'</w:t>
            </w:r>
          </w:p>
          <w:p w14:paraId="4217EFAC" w14:textId="70F6F42F" w:rsidR="3AA201FD" w:rsidRDefault="3AA201FD">
            <w:pPr>
              <w:spacing w:before="6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50" w:author="julimar8a" w:date="2024-04-17T18:42:00Z">
                <w:pPr/>
              </w:pPrChange>
            </w:pPr>
          </w:p>
          <w:p w14:paraId="142F667F" w14:textId="1BED4E4E" w:rsidR="3AA201FD" w:rsidRDefault="61988CE3">
            <w:pPr>
              <w:pStyle w:val="TableParagraph"/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51" w:author="julimar8a" w:date="2024-04-17T18:42:00Z">
                <w:pPr/>
              </w:pPrChange>
            </w:pPr>
            <w:r w:rsidRPr="4DD53B6A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  <w:rPrChange w:id="152" w:author="julimar8a" w:date="2024-04-24T20:42:00Z">
                  <w:rPr>
                    <w:rFonts w:ascii="Arial" w:eastAsia="Arial" w:hAnsi="Arial" w:cs="Arial"/>
                    <w:color w:val="000000" w:themeColor="text1"/>
                    <w:sz w:val="20"/>
                    <w:szCs w:val="20"/>
                  </w:rPr>
                </w:rPrChange>
              </w:rPr>
              <w:t>Entonces</w:t>
            </w: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: el sistema debe mostrar las siguientes acciones generales en la vista propia de este documento al ingresar a la DUE:</w:t>
            </w:r>
          </w:p>
          <w:p w14:paraId="0F7FCFA8" w14:textId="2211F203" w:rsidR="3AA201FD" w:rsidRDefault="3AA201FD">
            <w:pPr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53" w:author="julimar8a" w:date="2024-04-17T18:42:00Z">
                <w:pPr/>
              </w:pPrChange>
            </w:pPr>
          </w:p>
          <w:p w14:paraId="7B893913" w14:textId="2E7F490F" w:rsidR="3AA201FD" w:rsidRDefault="3AA201FD" w:rsidP="5ED3B499">
            <w:pPr>
              <w:pStyle w:val="Textoindependiente"/>
              <w:spacing w:before="4"/>
              <w:ind w:left="708"/>
              <w:jc w:val="both"/>
              <w:rPr>
                <w:rFonts w:ascii="Calibri Light" w:eastAsia="Calibri Light" w:hAnsi="Calibri Light" w:cs="Calibri Light"/>
                <w:color w:val="000000" w:themeColor="text1"/>
                <w:sz w:val="22"/>
                <w:szCs w:val="22"/>
              </w:rPr>
            </w:pPr>
            <w:r w:rsidRPr="5ED3B499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Ver opinión, Adjuntar documentos, Guardar, Envia</w:t>
            </w:r>
            <w:r w:rsidR="4341745D" w:rsidRPr="5ED3B499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r</w:t>
            </w:r>
            <w:r w:rsidRPr="5ED3B499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5ED3B49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0"/>
                <w:szCs w:val="20"/>
              </w:rPr>
              <w:t>Wireframe</w:t>
            </w:r>
            <w:proofErr w:type="spellEnd"/>
            <w:r w:rsidRPr="5ED3B49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r w:rsidR="6D093768" w:rsidRPr="5ED3B49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0"/>
                <w:szCs w:val="20"/>
              </w:rPr>
              <w:t>1</w:t>
            </w:r>
            <w:r w:rsidRPr="5ED3B499">
              <w:rPr>
                <w:rFonts w:ascii="Calibri Light" w:eastAsia="Calibri Light" w:hAnsi="Calibri Light" w:cs="Calibri Light"/>
                <w:b/>
                <w:bCs/>
                <w:color w:val="000000" w:themeColor="text1"/>
                <w:sz w:val="22"/>
                <w:szCs w:val="22"/>
              </w:rPr>
              <w:t>)</w:t>
            </w:r>
          </w:p>
          <w:p w14:paraId="10D3D3AE" w14:textId="20541C39" w:rsidR="3AA201FD" w:rsidRDefault="3AA201FD">
            <w:pPr>
              <w:spacing w:before="4"/>
              <w:ind w:left="708" w:right="-427"/>
              <w:jc w:val="both"/>
              <w:rPr>
                <w:rFonts w:ascii="Calibri Light" w:eastAsia="Calibri Light" w:hAnsi="Calibri Light" w:cs="Calibri Light"/>
                <w:color w:val="000000" w:themeColor="text1"/>
              </w:rPr>
              <w:pPrChange w:id="154" w:author="julimar8a" w:date="2024-04-17T18:42:00Z">
                <w:pPr/>
              </w:pPrChange>
            </w:pPr>
          </w:p>
          <w:p w14:paraId="59A136F2" w14:textId="11EA9259" w:rsidR="5189B043" w:rsidRDefault="5189B043">
            <w:pPr>
              <w:spacing w:before="4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55" w:author="julimar8a" w:date="2024-04-17T21:47:00Z">
                <w:pPr/>
              </w:pPrChange>
            </w:pPr>
            <w:r w:rsidRPr="3AA201F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 xml:space="preserve"> Cuando el DUE tiene el estado “arribo confirmado” se mostrará por defecto la pestaña de entrada</w:t>
            </w:r>
          </w:p>
          <w:p w14:paraId="26E8D95C" w14:textId="2BB677B7" w:rsidR="5189B043" w:rsidRDefault="5189B043" w:rsidP="3AA201FD">
            <w:pPr>
              <w:spacing w:before="4"/>
              <w:jc w:val="both"/>
              <w:rPr>
                <w:del w:id="156" w:author="julimar8a" w:date="2024-04-17T21:47:00Z" w16du:dateUtc="2024-04-17T21:47:15Z"/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3AA201F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>Cuando el DUE tiene el estado “zarpe confirmado” se mostrará por defecto la pestaña de salida</w:t>
            </w:r>
            <w:ins w:id="157" w:author="julimar8a" w:date="2024-04-17T21:47:00Z">
              <w:r w:rsidRPr="3AA201FD">
                <w:rPr>
                  <w:rFonts w:asciiTheme="minorHAnsi" w:eastAsiaTheme="minorEastAsia" w:hAnsiTheme="minorHAnsi" w:cstheme="minorBidi"/>
                  <w:color w:val="000000" w:themeColor="text1"/>
                  <w:sz w:val="20"/>
                  <w:szCs w:val="20"/>
                </w:rPr>
                <w:t xml:space="preserve"> </w:t>
              </w:r>
            </w:ins>
          </w:p>
          <w:p w14:paraId="21299224" w14:textId="500C622E" w:rsidR="3AA201FD" w:rsidRDefault="3AA201FD" w:rsidP="3AA201FD">
            <w:pPr>
              <w:pStyle w:val="Textoindependiente"/>
              <w:spacing w:before="4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</w:tc>
      </w:tr>
      <w:tr w:rsidR="3AA201FD" w14:paraId="6628526C" w14:textId="77777777" w:rsidTr="5ED3B499">
        <w:tblPrEx>
          <w:tblW w:w="0" w:type="auto"/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blBorders>
          <w:tblLayout w:type="fixed"/>
          <w:tblLook w:val="0000" w:firstRow="0" w:lastRow="0" w:firstColumn="0" w:lastColumn="0" w:noHBand="0" w:noVBand="0"/>
          <w:tblPrExChange w:id="158" w:author="julimar8a" w:date="2024-04-24T20:24:00Z">
            <w:tblPrEx>
              <w:tblW w:w="0" w:type="auto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tblBorders>
              <w:tblLayout w:type="fixed"/>
              <w:tblLook w:val="0000" w:firstRow="0" w:lastRow="0" w:firstColumn="0" w:lastColumn="0" w:noHBand="0" w:noVBand="0"/>
            </w:tblPrEx>
          </w:tblPrExChange>
        </w:tblPrEx>
        <w:trPr>
          <w:trHeight w:val="300"/>
          <w:trPrChange w:id="159" w:author="julimar8a" w:date="2024-04-24T20:24:00Z">
            <w:trPr>
              <w:gridAfter w:val="0"/>
              <w:trHeight w:val="1650"/>
            </w:trPr>
          </w:trPrChange>
        </w:trPr>
        <w:tc>
          <w:tcPr>
            <w:tcW w:w="1660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PrChange w:id="160" w:author="julimar8a" w:date="2024-04-24T20:24:00Z">
              <w:tcPr>
                <w:tcW w:w="1660" w:type="dxa"/>
                <w:tcBorders>
                  <w:top w:val="single" w:sz="6" w:space="0" w:color="C1C6D0"/>
                  <w:left w:val="single" w:sz="6" w:space="0" w:color="C1C6D0"/>
                  <w:bottom w:val="single" w:sz="6" w:space="0" w:color="C1C6D0"/>
                  <w:right w:val="single" w:sz="6" w:space="0" w:color="C1C6D0"/>
                </w:tcBorders>
              </w:tcPr>
            </w:tcPrChange>
          </w:tcPr>
          <w:p w14:paraId="52ADC2FB" w14:textId="07B64B58" w:rsidR="3AA201FD" w:rsidRDefault="3AA201FD">
            <w:pPr>
              <w:pStyle w:val="TableParagraph"/>
              <w:spacing w:before="71"/>
              <w:ind w:left="77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61" w:author="julimar8a" w:date="2024-04-17T18:42:00Z">
                <w:pPr/>
              </w:pPrChange>
            </w:pPr>
            <w:r w:rsidRPr="3AA201FD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</w:rPr>
              <w:t>Escenario 3</w:t>
            </w:r>
          </w:p>
          <w:p w14:paraId="293C8D60" w14:textId="69401DFC" w:rsidR="3AA201FD" w:rsidRDefault="3AA201FD">
            <w:pPr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6830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PrChange w:id="162" w:author="julimar8a" w:date="2024-04-24T20:24:00Z">
              <w:tcPr>
                <w:tcW w:w="6830" w:type="dxa"/>
                <w:tcBorders>
                  <w:top w:val="single" w:sz="6" w:space="0" w:color="C1C6D0"/>
                  <w:left w:val="single" w:sz="6" w:space="0" w:color="C1C6D0"/>
                  <w:bottom w:val="single" w:sz="6" w:space="0" w:color="C1C6D0"/>
                  <w:right w:val="single" w:sz="6" w:space="0" w:color="C1C6D0"/>
                </w:tcBorders>
              </w:tcPr>
            </w:tcPrChange>
          </w:tcPr>
          <w:p w14:paraId="1F7B11B7" w14:textId="3B6F6FD4" w:rsidR="3AA201FD" w:rsidRDefault="3AA201FD">
            <w:pPr>
              <w:pStyle w:val="TableParagraph"/>
              <w:spacing w:before="71"/>
              <w:ind w:left="78"/>
              <w:rPr>
                <w:rFonts w:ascii="Arial" w:eastAsia="Arial" w:hAnsi="Arial" w:cs="Arial"/>
                <w:color w:val="D13438"/>
                <w:sz w:val="20"/>
                <w:szCs w:val="20"/>
              </w:rPr>
              <w:pPrChange w:id="163" w:author="julimar8a" w:date="2024-04-17T18:42:00Z">
                <w:pPr/>
              </w:pPrChange>
            </w:pPr>
            <w:r w:rsidRPr="3AA201FD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</w:rPr>
              <w:t xml:space="preserve">Acceso </w:t>
            </w:r>
            <w:r w:rsidR="24797EE1" w:rsidRPr="3AA201FD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</w:rPr>
              <w:t>a Mercancías peligrosas</w:t>
            </w:r>
            <w:r w:rsidRPr="3AA201FD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</w:rPr>
              <w:t xml:space="preserve"> con el documento creado cuando el rol es </w:t>
            </w: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CP.Entidad.Evaluador</w:t>
            </w:r>
            <w:proofErr w:type="spellEnd"/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</w:t>
            </w:r>
          </w:p>
          <w:p w14:paraId="29188D89" w14:textId="61AC9715" w:rsidR="3AA201FD" w:rsidRDefault="3AA201FD">
            <w:pPr>
              <w:ind w:right="90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64" w:author="julimar8a" w:date="2024-04-17T18:42:00Z">
                <w:pPr/>
              </w:pPrChange>
            </w:pPr>
          </w:p>
          <w:p w14:paraId="7353218F" w14:textId="444CB546" w:rsidR="3AA201FD" w:rsidRDefault="3AA201FD">
            <w:pPr>
              <w:ind w:right="90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65" w:author="julimar8a" w:date="2024-04-17T18:42:00Z">
                <w:pPr/>
              </w:pPrChange>
            </w:pP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Dado un usuario se encuentra en la vista 'Visualizar Detalle del DUE' y desea opinar en el documento.</w:t>
            </w:r>
          </w:p>
          <w:p w14:paraId="429075EC" w14:textId="1CA6B380" w:rsidR="3AA201FD" w:rsidRDefault="3AA201FD">
            <w:pPr>
              <w:pStyle w:val="TableParagraph"/>
              <w:spacing w:before="143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66" w:author="julimar8a" w:date="2024-04-17T18:42:00Z">
                <w:pPr/>
              </w:pPrChange>
            </w:pP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Cuando selecciona 'Consultar DUE'</w:t>
            </w:r>
          </w:p>
          <w:p w14:paraId="0D2AEE74" w14:textId="56D6B71E" w:rsidR="3AA201FD" w:rsidRDefault="3AA201FD">
            <w:pPr>
              <w:spacing w:before="6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67" w:author="julimar8a" w:date="2024-04-17T18:42:00Z">
                <w:pPr/>
              </w:pPrChange>
            </w:pPr>
          </w:p>
          <w:p w14:paraId="01C01064" w14:textId="072C1D1A" w:rsidR="3AA201FD" w:rsidRDefault="61988CE3">
            <w:pPr>
              <w:pStyle w:val="TableParagraph"/>
              <w:ind w:left="78"/>
              <w:rPr>
                <w:del w:id="168" w:author="julimar8a" w:date="2024-04-24T20:24:00Z" w16du:dateUtc="2024-04-24T20:24:38Z"/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69" w:author="julimar8a" w:date="2024-04-17T18:42:00Z">
                <w:pPr/>
              </w:pPrChange>
            </w:pP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Entonces: el sistema debe mostrar todos los controles inhabilitados, y las acciones siguientes al ingresar a la DUE: Opinar, Descargar documentos</w:t>
            </w:r>
            <w:ins w:id="170" w:author="julimar8a" w:date="2024-04-24T20:24:00Z">
              <w:r w:rsidR="4E7989D6" w:rsidRPr="4DD53B6A">
                <w:rPr>
                  <w:rFonts w:ascii="Arial" w:eastAsia="Arial" w:hAnsi="Arial" w:cs="Arial"/>
                  <w:color w:val="000000" w:themeColor="text1"/>
                  <w:sz w:val="20"/>
                  <w:szCs w:val="20"/>
                </w:rPr>
                <w:t>.</w:t>
              </w:r>
            </w:ins>
          </w:p>
          <w:p w14:paraId="5C3BDAB1" w14:textId="34829B2E" w:rsidR="3AA201FD" w:rsidRDefault="3AA201FD">
            <w:pPr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</w:tc>
      </w:tr>
      <w:tr w:rsidR="3AA201FD" w14:paraId="08882032" w14:textId="77777777" w:rsidTr="5ED3B499">
        <w:trPr>
          <w:trHeight w:val="1650"/>
        </w:trPr>
        <w:tc>
          <w:tcPr>
            <w:tcW w:w="1660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</w:tcPr>
          <w:p w14:paraId="19D75AD4" w14:textId="086DF8BB" w:rsidR="3AA201FD" w:rsidRDefault="3AA201FD">
            <w:pPr>
              <w:pStyle w:val="TableParagraph"/>
              <w:spacing w:before="71"/>
              <w:ind w:left="77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71" w:author="julimar8a" w:date="2024-04-17T18:42:00Z">
                <w:pPr/>
              </w:pPrChange>
            </w:pPr>
            <w:r w:rsidRPr="3AA201FD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</w:rPr>
              <w:lastRenderedPageBreak/>
              <w:t>Escenario 4</w:t>
            </w:r>
          </w:p>
          <w:p w14:paraId="5F9E936F" w14:textId="66E24C7A" w:rsidR="3AA201FD" w:rsidRDefault="3AA201FD">
            <w:pPr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6830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</w:tcPr>
          <w:p w14:paraId="2C7381C6" w14:textId="7E239A44" w:rsidR="3AA201FD" w:rsidRDefault="61988CE3">
            <w:pPr>
              <w:pStyle w:val="TableParagraph"/>
              <w:spacing w:before="71"/>
              <w:ind w:left="78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pPrChange w:id="172" w:author="julimar8a" w:date="2024-04-17T18:42:00Z">
                <w:pPr/>
              </w:pPrChange>
            </w:pPr>
            <w:r w:rsidRPr="4DD53B6A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</w:rPr>
              <w:t xml:space="preserve">Acceso </w:t>
            </w:r>
            <w:r w:rsidR="703C137A" w:rsidRPr="4DD53B6A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</w:rPr>
              <w:t>a Mercancías peligrosas</w:t>
            </w:r>
            <w:r w:rsidRPr="4DD53B6A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</w:rPr>
              <w:t xml:space="preserve"> con el documento creado cuando el rol es </w:t>
            </w:r>
            <w:proofErr w:type="spellStart"/>
            <w:r w:rsidRPr="4DD53B6A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s-PE"/>
              </w:rPr>
              <w:t>CP.Entidad.Mesa_ayuda</w:t>
            </w:r>
            <w:proofErr w:type="spellEnd"/>
            <w:r w:rsidRPr="4DD53B6A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s-PE"/>
              </w:rPr>
              <w:t xml:space="preserve"> y </w:t>
            </w:r>
            <w:proofErr w:type="spellStart"/>
            <w:r w:rsidRPr="4DD53B6A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s-PE"/>
              </w:rPr>
              <w:t>VUCE.Mesa_ayuda</w:t>
            </w:r>
            <w:proofErr w:type="spellEnd"/>
          </w:p>
          <w:p w14:paraId="19F9B93B" w14:textId="1E4136C5" w:rsidR="3AA201FD" w:rsidRDefault="3AA201FD">
            <w:pPr>
              <w:ind w:right="90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73" w:author="julimar8a" w:date="2024-04-17T18:42:00Z">
                <w:pPr/>
              </w:pPrChange>
            </w:pPr>
          </w:p>
          <w:p w14:paraId="62C2F48B" w14:textId="7A71A9AF" w:rsidR="3AA201FD" w:rsidRDefault="3AA201FD">
            <w:pPr>
              <w:ind w:right="90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74" w:author="julimar8a" w:date="2024-04-17T18:42:00Z">
                <w:pPr/>
              </w:pPrChange>
            </w:pP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Dado un usuario se encuentra en la vista 'Visualizar Detalle del DUE' y  desea visualizar la DUE y el documento </w:t>
            </w:r>
            <w:r w:rsidR="747A6DBF"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Mercancías peligrosas</w:t>
            </w: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.</w:t>
            </w:r>
          </w:p>
          <w:p w14:paraId="1C930BA8" w14:textId="33259503" w:rsidR="3AA201FD" w:rsidRDefault="3AA201FD">
            <w:pPr>
              <w:pStyle w:val="TableParagraph"/>
              <w:spacing w:before="143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75" w:author="julimar8a" w:date="2024-04-17T18:42:00Z">
                <w:pPr/>
              </w:pPrChange>
            </w:pP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Cuando  selecciona 'Consultar DUE'</w:t>
            </w:r>
          </w:p>
          <w:p w14:paraId="0EBCC93A" w14:textId="1AA1C89C" w:rsidR="3AA201FD" w:rsidRDefault="3AA201FD">
            <w:pPr>
              <w:spacing w:before="6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76" w:author="julimar8a" w:date="2024-04-17T18:42:00Z">
                <w:pPr/>
              </w:pPrChange>
            </w:pPr>
          </w:p>
          <w:p w14:paraId="1C19C676" w14:textId="6AB07C5E" w:rsidR="3AA201FD" w:rsidRDefault="3AA201FD">
            <w:pPr>
              <w:pStyle w:val="TableParagraph"/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77" w:author="julimar8a" w:date="2024-04-17T18:42:00Z">
                <w:pPr/>
              </w:pPrChange>
            </w:pP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Entonces: el sistema debe mostrar todos los controles inhabilitados del documento </w:t>
            </w:r>
            <w:r w:rsidR="747A6DBF"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Mercancías peligrosas</w:t>
            </w:r>
          </w:p>
        </w:tc>
      </w:tr>
      <w:tr w:rsidR="3AA201FD" w14:paraId="45F9F157" w14:textId="77777777" w:rsidTr="5ED3B499">
        <w:trPr>
          <w:trHeight w:val="2085"/>
        </w:trPr>
        <w:tc>
          <w:tcPr>
            <w:tcW w:w="1660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</w:tcPr>
          <w:p w14:paraId="38D6AD1A" w14:textId="6EECF83E" w:rsidR="3AA201FD" w:rsidRDefault="3AA201FD">
            <w:pPr>
              <w:pStyle w:val="TableParagraph"/>
              <w:spacing w:before="71"/>
              <w:ind w:left="77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78" w:author="julimar8a" w:date="2024-04-17T18:42:00Z">
                <w:pPr/>
              </w:pPrChange>
            </w:pPr>
            <w:r w:rsidRPr="3AA201FD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</w:rPr>
              <w:t>Escenario 5</w:t>
            </w:r>
          </w:p>
          <w:p w14:paraId="48D33DBB" w14:textId="0157C1C4" w:rsidR="3AA201FD" w:rsidRDefault="3AA201FD">
            <w:pPr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6830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</w:tcPr>
          <w:p w14:paraId="18C3321A" w14:textId="2F37B1CA" w:rsidR="3AA201FD" w:rsidRDefault="3AA201FD">
            <w:pPr>
              <w:pStyle w:val="TableParagraph"/>
              <w:spacing w:before="71"/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79" w:author="julimar8a" w:date="2024-04-17T18:42:00Z">
                <w:pPr/>
              </w:pPrChange>
            </w:pPr>
            <w:r w:rsidRPr="3AA201FD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</w:rPr>
              <w:t xml:space="preserve">Acceso </w:t>
            </w:r>
            <w:r w:rsidR="24797EE1" w:rsidRPr="3AA201FD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</w:rPr>
              <w:t>a Mercancías peligrosas</w:t>
            </w:r>
            <w:r w:rsidRPr="3AA201FD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</w:rPr>
              <w:t xml:space="preserve"> con el documento creado cuando el rol no tiene acceso</w:t>
            </w:r>
          </w:p>
          <w:p w14:paraId="449C3BD1" w14:textId="64417CA2" w:rsidR="3AA201FD" w:rsidRDefault="3AA201FD">
            <w:pPr>
              <w:pStyle w:val="TableParagraph"/>
              <w:spacing w:before="144"/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80" w:author="julimar8a" w:date="2024-04-17T18:42:00Z">
                <w:pPr/>
              </w:pPrChange>
            </w:pP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Dado un usuario en la vista 'Visualizar Detalle del DUE' con el Formato </w:t>
            </w:r>
            <w:r w:rsidR="747A6DBF"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Mercancías peligrosas</w:t>
            </w: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creado</w:t>
            </w:r>
          </w:p>
          <w:p w14:paraId="05CF8040" w14:textId="3FB70B2B" w:rsidR="3AA201FD" w:rsidRDefault="3AA201FD">
            <w:pPr>
              <w:pStyle w:val="TableParagraph"/>
              <w:spacing w:before="143"/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81" w:author="julimar8a" w:date="2024-04-17T18:42:00Z">
                <w:pPr/>
              </w:pPrChange>
            </w:pP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Cuando </w:t>
            </w:r>
            <w:r w:rsidR="30AF92B0"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el usuario </w:t>
            </w: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seleccione </w:t>
            </w:r>
            <w:r w:rsidR="747A6DBF"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Mercancías peligrosas</w:t>
            </w: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'</w:t>
            </w:r>
            <w:r w:rsidRPr="3AA201FD">
              <w:rPr>
                <w:rFonts w:ascii="Arial" w:eastAsia="Arial" w:hAnsi="Arial" w:cs="Arial"/>
                <w:color w:val="D13438"/>
                <w:sz w:val="20"/>
                <w:szCs w:val="20"/>
                <w:u w:val="single"/>
              </w:rPr>
              <w:t xml:space="preserve"> </w:t>
            </w:r>
          </w:p>
          <w:p w14:paraId="3CF06D87" w14:textId="540E2F1C" w:rsidR="3AA201FD" w:rsidRDefault="3AA201FD">
            <w:pPr>
              <w:spacing w:before="6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82" w:author="julimar8a" w:date="2024-04-17T18:42:00Z">
                <w:pPr/>
              </w:pPrChange>
            </w:pPr>
          </w:p>
          <w:p w14:paraId="194798B5" w14:textId="236B1A54" w:rsidR="3AA201FD" w:rsidRDefault="3AA201FD">
            <w:pPr>
              <w:pStyle w:val="TableParagraph"/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83" w:author="julimar8a" w:date="2024-04-17T18:42:00Z">
                <w:pPr/>
              </w:pPrChange>
            </w:pP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Entonces: No se accede a la vista del documento </w:t>
            </w:r>
            <w:r w:rsidR="747A6DBF"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Mercancías peligrosas</w:t>
            </w:r>
          </w:p>
          <w:p w14:paraId="398ABF98" w14:textId="5A26BD84" w:rsidR="3AA201FD" w:rsidRDefault="3AA201FD">
            <w:pPr>
              <w:pStyle w:val="Textoindependiente"/>
              <w:ind w:left="78" w:right="-427"/>
              <w:jc w:val="both"/>
              <w:rPr>
                <w:rFonts w:ascii="Arial" w:eastAsia="Arial" w:hAnsi="Arial" w:cs="Arial"/>
                <w:color w:val="D13438"/>
                <w:sz w:val="20"/>
                <w:szCs w:val="20"/>
              </w:rPr>
              <w:pPrChange w:id="184" w:author="julimar8a" w:date="2024-04-17T18:42:00Z">
                <w:pPr/>
              </w:pPrChange>
            </w:pP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Si el usuario no tiene permiso para la ver el detalle se mostrará el mensaje </w:t>
            </w:r>
          </w:p>
          <w:p w14:paraId="095CBFD6" w14:textId="25C66B55" w:rsidR="3AA201FD" w:rsidRDefault="3AA201FD">
            <w:pPr>
              <w:pStyle w:val="Textoindependiente"/>
              <w:ind w:left="78" w:right="-427"/>
              <w:jc w:val="both"/>
              <w:rPr>
                <w:rFonts w:ascii="Arial" w:eastAsia="Arial" w:hAnsi="Arial" w:cs="Arial"/>
                <w:color w:val="D13438"/>
                <w:sz w:val="20"/>
                <w:szCs w:val="20"/>
              </w:rPr>
              <w:pPrChange w:id="185" w:author="julimar8a" w:date="2024-04-17T18:42:00Z">
                <w:pPr/>
              </w:pPrChange>
            </w:pP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de error </w:t>
            </w:r>
            <w:r w:rsidRPr="3AA201FD">
              <w:rPr>
                <w:rFonts w:ascii="Arial" w:eastAsia="Arial" w:hAnsi="Arial" w:cs="Arial"/>
                <w:color w:val="0052CC"/>
                <w:sz w:val="20"/>
                <w:szCs w:val="20"/>
              </w:rPr>
              <w:t>E0041.</w:t>
            </w:r>
          </w:p>
          <w:p w14:paraId="2ED7039E" w14:textId="7CCD1746" w:rsidR="3AA201FD" w:rsidRDefault="3AA201FD">
            <w:pPr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</w:tc>
      </w:tr>
    </w:tbl>
    <w:p w14:paraId="559963C1" w14:textId="7C25C600" w:rsidR="4DD53B6A" w:rsidRDefault="4DD53B6A" w:rsidP="4DD53B6A">
      <w:pPr>
        <w:widowControl/>
        <w:spacing w:after="160" w:line="259" w:lineRule="auto"/>
      </w:pPr>
    </w:p>
    <w:tbl>
      <w:tblPr>
        <w:tblStyle w:val="Tablaconcuadrcula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7"/>
        <w:gridCol w:w="6923"/>
      </w:tblGrid>
      <w:tr w:rsidR="3AA201FD" w14:paraId="23F0B038" w14:textId="77777777" w:rsidTr="5ED3B499">
        <w:trPr>
          <w:trHeight w:val="555"/>
        </w:trPr>
        <w:tc>
          <w:tcPr>
            <w:tcW w:w="1567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shd w:val="clear" w:color="auto" w:fill="44546A" w:themeFill="text2"/>
          </w:tcPr>
          <w:p w14:paraId="073533E9" w14:textId="32B2419C" w:rsidR="3AA201FD" w:rsidRDefault="3AA201FD">
            <w:pPr>
              <w:pStyle w:val="TableParagraph"/>
              <w:spacing w:before="106" w:line="249" w:lineRule="auto"/>
              <w:rPr>
                <w:rFonts w:ascii="Arial" w:eastAsia="Arial" w:hAnsi="Arial" w:cs="Arial"/>
                <w:color w:val="FFFFFF" w:themeColor="background1"/>
                <w:sz w:val="20"/>
                <w:szCs w:val="20"/>
              </w:rPr>
              <w:pPrChange w:id="186" w:author="julimar8a" w:date="2024-04-17T18:55:00Z">
                <w:pPr/>
              </w:pPrChange>
            </w:pPr>
            <w:r w:rsidRPr="3AA201FD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>Criterio de aceptación 2</w:t>
            </w:r>
          </w:p>
        </w:tc>
        <w:tc>
          <w:tcPr>
            <w:tcW w:w="6923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shd w:val="clear" w:color="auto" w:fill="44546A" w:themeFill="text2"/>
          </w:tcPr>
          <w:p w14:paraId="547BA3F7" w14:textId="01A725CE" w:rsidR="3AA201FD" w:rsidRDefault="3AA201FD">
            <w:pPr>
              <w:pStyle w:val="TableParagraph"/>
              <w:spacing w:before="106"/>
              <w:ind w:left="153"/>
              <w:rPr>
                <w:rFonts w:ascii="Arial" w:eastAsia="Arial" w:hAnsi="Arial" w:cs="Arial"/>
                <w:color w:val="FFFFFF" w:themeColor="background1"/>
                <w:sz w:val="20"/>
                <w:szCs w:val="20"/>
              </w:rPr>
              <w:pPrChange w:id="187" w:author="julimar8a" w:date="2024-04-17T18:55:00Z">
                <w:pPr/>
              </w:pPrChange>
            </w:pPr>
            <w:r w:rsidRPr="3AA201FD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 xml:space="preserve">El sistema debe permitir salir de Visualizar </w:t>
            </w:r>
            <w:r w:rsidR="7133B7CD" w:rsidRPr="3AA201FD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>Mercancías peligrosas</w:t>
            </w:r>
          </w:p>
        </w:tc>
      </w:tr>
      <w:tr w:rsidR="3AA201FD" w14:paraId="49A3247A" w14:textId="77777777" w:rsidTr="5ED3B499">
        <w:trPr>
          <w:trHeight w:val="480"/>
        </w:trPr>
        <w:tc>
          <w:tcPr>
            <w:tcW w:w="1567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</w:tcPr>
          <w:p w14:paraId="742B87A7" w14:textId="2875A59E" w:rsidR="3AA201FD" w:rsidRDefault="3AA201FD">
            <w:pPr>
              <w:pStyle w:val="TableParagraph"/>
              <w:spacing w:before="71"/>
              <w:ind w:left="77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88" w:author="julimar8a" w:date="2024-04-17T18:55:00Z">
                <w:pPr/>
              </w:pPrChange>
            </w:pPr>
            <w:r w:rsidRPr="3AA201FD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</w:rPr>
              <w:t>Descripción</w:t>
            </w:r>
          </w:p>
        </w:tc>
        <w:tc>
          <w:tcPr>
            <w:tcW w:w="6923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</w:tcPr>
          <w:p w14:paraId="2F6FEE2A" w14:textId="7B23DDF7" w:rsidR="3AA201FD" w:rsidRDefault="3AA201FD">
            <w:pPr>
              <w:pStyle w:val="TableParagraph"/>
              <w:spacing w:before="71"/>
              <w:ind w:left="78" w:right="444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89" w:author="julimar8a" w:date="2024-04-17T18:55:00Z">
                <w:pPr/>
              </w:pPrChange>
            </w:pP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Se realizarán las pruebas para comprobar que se permite salir de la vista de este documento</w:t>
            </w:r>
          </w:p>
        </w:tc>
      </w:tr>
      <w:tr w:rsidR="3AA201FD" w14:paraId="468A87BE" w14:textId="77777777" w:rsidTr="5ED3B499">
        <w:trPr>
          <w:trHeight w:val="1605"/>
        </w:trPr>
        <w:tc>
          <w:tcPr>
            <w:tcW w:w="1567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</w:tcPr>
          <w:p w14:paraId="0F97FF57" w14:textId="1A1FEEBE" w:rsidR="3AA201FD" w:rsidRDefault="3AA201FD">
            <w:pPr>
              <w:pStyle w:val="TableParagraph"/>
              <w:spacing w:before="71"/>
              <w:ind w:left="77"/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</w:rPr>
              <w:pPrChange w:id="190" w:author="julimar8a" w:date="2024-04-17T18:55:00Z">
                <w:pPr/>
              </w:pPrChange>
            </w:pPr>
            <w:r w:rsidRPr="5ED3B499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</w:rPr>
              <w:t xml:space="preserve">Escenario </w:t>
            </w:r>
            <w:r w:rsidR="4DAF1BCB" w:rsidRPr="5ED3B499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6923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</w:tcPr>
          <w:p w14:paraId="2773F090" w14:textId="2CFA6784" w:rsidR="3AA201FD" w:rsidRDefault="3AA201FD">
            <w:pPr>
              <w:pStyle w:val="TableParagraph"/>
              <w:spacing w:before="71"/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91" w:author="julimar8a" w:date="2024-04-17T18:55:00Z">
                <w:pPr/>
              </w:pPrChange>
            </w:pPr>
            <w:r w:rsidRPr="3AA201FD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</w:rPr>
              <w:t>Salida de la vista de</w:t>
            </w:r>
            <w:ins w:id="192" w:author="julimar8a" w:date="2024-04-17T19:10:00Z">
              <w:r w:rsidR="26AA5145" w:rsidRPr="3AA201FD">
                <w:rPr>
                  <w:rFonts w:ascii="Arial" w:eastAsia="Arial" w:hAnsi="Arial" w:cs="Arial"/>
                  <w:i/>
                  <w:iCs/>
                  <w:color w:val="000000" w:themeColor="text1"/>
                  <w:sz w:val="20"/>
                  <w:szCs w:val="20"/>
                </w:rPr>
                <w:t xml:space="preserve"> </w:t>
              </w:r>
            </w:ins>
            <w:r w:rsidR="7F755798" w:rsidRPr="3AA201FD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</w:rPr>
              <w:t>Mercancías peligrosas</w:t>
            </w:r>
            <w:r w:rsidRPr="3AA201FD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</w:rPr>
              <w:t xml:space="preserve"> accediendo a otra vista de Menú VUCE CP 2.0</w:t>
            </w:r>
          </w:p>
          <w:p w14:paraId="1DA183FB" w14:textId="69FEC399" w:rsidR="3AA201FD" w:rsidRDefault="3AA201FD">
            <w:pPr>
              <w:pStyle w:val="TableParagraph"/>
              <w:spacing w:before="144"/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93" w:author="julimar8a" w:date="2024-04-17T18:55:00Z">
                <w:pPr/>
              </w:pPrChange>
            </w:pP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Dado un usuario que se encuentra en Visualizar </w:t>
            </w:r>
            <w:r w:rsidR="7133B7CD"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Mercancías peligrosas</w:t>
            </w:r>
            <w:del w:id="194" w:author="julimar8a" w:date="2024-04-17T18:57:00Z">
              <w:r w:rsidRPr="3AA201FD" w:rsidDel="3AA201FD">
                <w:rPr>
                  <w:rFonts w:ascii="Arial" w:eastAsia="Arial" w:hAnsi="Arial" w:cs="Arial"/>
                  <w:color w:val="000000" w:themeColor="text1"/>
                  <w:sz w:val="20"/>
                  <w:szCs w:val="20"/>
                </w:rPr>
                <w:delText>'</w:delText>
              </w:r>
            </w:del>
          </w:p>
          <w:p w14:paraId="594723D0" w14:textId="21D8AC83" w:rsidR="3AA201FD" w:rsidRDefault="3AA201FD">
            <w:pPr>
              <w:pStyle w:val="TableParagraph"/>
              <w:spacing w:before="143"/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95" w:author="julimar8a" w:date="2024-04-17T18:55:00Z">
                <w:pPr/>
              </w:pPrChange>
            </w:pP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Cuando seleccione otra vista del menú de VUCE CP 2.0</w:t>
            </w:r>
          </w:p>
          <w:p w14:paraId="5E8CAA3C" w14:textId="6EB0C630" w:rsidR="3AA201FD" w:rsidRDefault="3AA201FD">
            <w:pPr>
              <w:spacing w:before="6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96" w:author="julimar8a" w:date="2024-04-17T18:55:00Z">
                <w:pPr/>
              </w:pPrChange>
            </w:pPr>
          </w:p>
          <w:p w14:paraId="6BFF4145" w14:textId="188FB57E" w:rsidR="3AA201FD" w:rsidRDefault="3AA201FD">
            <w:pPr>
              <w:pStyle w:val="TableParagraph"/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197" w:author="julimar8a" w:date="2024-04-17T18:55:00Z">
                <w:pPr/>
              </w:pPrChange>
            </w:pP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Entonces: saldrá de la vista y aparecerá en la seleccionada en menú VUCE CP 2.0</w:t>
            </w:r>
          </w:p>
        </w:tc>
      </w:tr>
    </w:tbl>
    <w:p w14:paraId="15DC449F" w14:textId="6DFC0097" w:rsidR="00E53E0F" w:rsidRDefault="00E53E0F" w:rsidP="3AA201FD">
      <w:pPr>
        <w:widowControl/>
        <w:autoSpaceDE/>
        <w:autoSpaceDN/>
        <w:spacing w:after="160" w:line="259" w:lineRule="auto"/>
      </w:pPr>
    </w:p>
    <w:p w14:paraId="2AE13763" w14:textId="209A8AF8" w:rsidR="00E53E0F" w:rsidRDefault="00E53E0F">
      <w:pPr>
        <w:widowControl/>
        <w:autoSpaceDE/>
        <w:autoSpaceDN/>
        <w:spacing w:after="160" w:line="259" w:lineRule="auto"/>
      </w:pPr>
    </w:p>
    <w:tbl>
      <w:tblPr>
        <w:tblStyle w:val="Tablaconcuadrcula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95"/>
        <w:gridCol w:w="6945"/>
        <w:tblGridChange w:id="198">
          <w:tblGrid>
            <w:gridCol w:w="360"/>
            <w:gridCol w:w="360"/>
            <w:gridCol w:w="675"/>
            <w:gridCol w:w="6945"/>
          </w:tblGrid>
        </w:tblGridChange>
      </w:tblGrid>
      <w:tr w:rsidR="3AA201FD" w14:paraId="0D9AE706" w14:textId="77777777" w:rsidTr="5ED3B499">
        <w:trPr>
          <w:trHeight w:val="555"/>
        </w:trPr>
        <w:tc>
          <w:tcPr>
            <w:tcW w:w="1395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shd w:val="clear" w:color="auto" w:fill="44546A" w:themeFill="text2"/>
          </w:tcPr>
          <w:p w14:paraId="6C01F9F3" w14:textId="2859DE3D" w:rsidR="3AA201FD" w:rsidRDefault="3AA201FD">
            <w:pPr>
              <w:pStyle w:val="TableParagraph"/>
              <w:spacing w:before="106" w:line="247" w:lineRule="auto"/>
              <w:rPr>
                <w:rFonts w:ascii="Arial" w:eastAsia="Arial" w:hAnsi="Arial" w:cs="Arial"/>
                <w:color w:val="FFFFFF" w:themeColor="background1"/>
                <w:sz w:val="20"/>
                <w:szCs w:val="20"/>
                <w:rPrChange w:id="199" w:author="julimar8a" w:date="2024-04-17T19:10:00Z">
                  <w:rPr>
                    <w:rFonts w:ascii="Arial" w:eastAsia="Arial" w:hAnsi="Arial" w:cs="Arial"/>
                    <w:color w:val="FFFFFF" w:themeColor="background1"/>
                    <w:sz w:val="18"/>
                    <w:szCs w:val="18"/>
                  </w:rPr>
                </w:rPrChange>
              </w:rPr>
              <w:pPrChange w:id="200" w:author="julimar8a" w:date="2024-04-17T19:03:00Z">
                <w:pPr/>
              </w:pPrChange>
            </w:pPr>
            <w:r w:rsidRPr="3AA201FD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  <w:rPrChange w:id="201" w:author="julimar8a" w:date="2024-04-17T19:10:00Z">
                  <w:rPr>
                    <w:rFonts w:ascii="Arial" w:eastAsia="Arial" w:hAnsi="Arial" w:cs="Arial"/>
                    <w:b/>
                    <w:bCs/>
                    <w:color w:val="FFFFFF" w:themeColor="background1"/>
                    <w:sz w:val="18"/>
                    <w:szCs w:val="18"/>
                  </w:rPr>
                </w:rPrChange>
              </w:rPr>
              <w:t>Criterio de aceptación 3</w:t>
            </w:r>
          </w:p>
        </w:tc>
        <w:tc>
          <w:tcPr>
            <w:tcW w:w="6945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shd w:val="clear" w:color="auto" w:fill="44546A" w:themeFill="text2"/>
          </w:tcPr>
          <w:p w14:paraId="3A823D9F" w14:textId="35AED270" w:rsidR="3AA201FD" w:rsidRDefault="3AA201FD">
            <w:pPr>
              <w:pStyle w:val="TableParagraph"/>
              <w:spacing w:before="106" w:line="247" w:lineRule="auto"/>
              <w:ind w:left="153" w:right="490"/>
              <w:jc w:val="both"/>
              <w:rPr>
                <w:rFonts w:ascii="Arial" w:eastAsia="Arial" w:hAnsi="Arial" w:cs="Arial"/>
                <w:color w:val="FFFFFF" w:themeColor="background1"/>
                <w:sz w:val="20"/>
                <w:szCs w:val="20"/>
                <w:rPrChange w:id="202" w:author="julimar8a" w:date="2024-04-17T19:10:00Z">
                  <w:rPr>
                    <w:rFonts w:ascii="Arial" w:eastAsia="Arial" w:hAnsi="Arial" w:cs="Arial"/>
                    <w:color w:val="FFFFFF" w:themeColor="background1"/>
                    <w:sz w:val="18"/>
                    <w:szCs w:val="18"/>
                  </w:rPr>
                </w:rPrChange>
              </w:rPr>
              <w:pPrChange w:id="203" w:author="julimar8a" w:date="2024-04-17T19:02:00Z">
                <w:pPr/>
              </w:pPrChange>
            </w:pPr>
            <w:r w:rsidRPr="3AA201FD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  <w:rPrChange w:id="204" w:author="julimar8a" w:date="2024-04-17T19:10:00Z">
                  <w:rPr>
                    <w:rFonts w:ascii="Arial" w:eastAsia="Arial" w:hAnsi="Arial" w:cs="Arial"/>
                    <w:b/>
                    <w:bCs/>
                    <w:color w:val="FFFFFF" w:themeColor="background1"/>
                    <w:sz w:val="18"/>
                    <w:szCs w:val="18"/>
                  </w:rPr>
                </w:rPrChange>
              </w:rPr>
              <w:t xml:space="preserve">El sistema debe permitir la carga </w:t>
            </w:r>
            <w:r w:rsidR="479F368C" w:rsidRPr="3AA201FD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  <w:rPrChange w:id="205" w:author="julimar8a" w:date="2024-04-17T19:10:00Z">
                  <w:rPr>
                    <w:rFonts w:ascii="Arial" w:eastAsia="Arial" w:hAnsi="Arial" w:cs="Arial"/>
                    <w:b/>
                    <w:bCs/>
                    <w:color w:val="FFFFFF" w:themeColor="background1"/>
                    <w:sz w:val="18"/>
                    <w:szCs w:val="18"/>
                  </w:rPr>
                </w:rPrChange>
              </w:rPr>
              <w:t xml:space="preserve">de registros en </w:t>
            </w:r>
            <w:r w:rsidR="11CEA253" w:rsidRPr="3AA201FD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  <w:rPrChange w:id="206" w:author="julimar8a" w:date="2024-04-17T19:10:00Z">
                  <w:rPr>
                    <w:rFonts w:ascii="Arial" w:eastAsia="Arial" w:hAnsi="Arial" w:cs="Arial"/>
                    <w:b/>
                    <w:bCs/>
                    <w:color w:val="FFFFFF" w:themeColor="background1"/>
                    <w:sz w:val="18"/>
                    <w:szCs w:val="18"/>
                  </w:rPr>
                </w:rPrChange>
              </w:rPr>
              <w:t xml:space="preserve"> </w:t>
            </w:r>
            <w:r w:rsidRPr="3AA201FD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  <w:rPrChange w:id="207" w:author="julimar8a" w:date="2024-04-17T19:10:00Z">
                  <w:rPr>
                    <w:rFonts w:ascii="Arial" w:eastAsia="Arial" w:hAnsi="Arial" w:cs="Arial"/>
                    <w:b/>
                    <w:bCs/>
                    <w:color w:val="FFFFFF" w:themeColor="background1"/>
                    <w:sz w:val="18"/>
                    <w:szCs w:val="18"/>
                  </w:rPr>
                </w:rPrChange>
              </w:rPr>
              <w:t>mercancías peligrosas mediante fichero Excel</w:t>
            </w:r>
            <w:r w:rsidR="103662C7" w:rsidRPr="3AA201FD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  <w:rPrChange w:id="208" w:author="julimar8a" w:date="2024-04-17T19:10:00Z">
                  <w:rPr>
                    <w:rFonts w:ascii="Arial" w:eastAsia="Arial" w:hAnsi="Arial" w:cs="Arial"/>
                    <w:b/>
                    <w:bCs/>
                    <w:color w:val="FFFFFF" w:themeColor="background1"/>
                    <w:sz w:val="18"/>
                    <w:szCs w:val="18"/>
                  </w:rPr>
                </w:rPrChange>
              </w:rPr>
              <w:t xml:space="preserve"> o mediante registro manual</w:t>
            </w:r>
            <w:r w:rsidRPr="3AA201FD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  <w:rPrChange w:id="209" w:author="julimar8a" w:date="2024-04-17T19:10:00Z">
                  <w:rPr>
                    <w:rFonts w:ascii="Arial" w:eastAsia="Arial" w:hAnsi="Arial" w:cs="Arial"/>
                    <w:b/>
                    <w:bCs/>
                    <w:color w:val="FFFFFF" w:themeColor="background1"/>
                    <w:sz w:val="18"/>
                    <w:szCs w:val="18"/>
                  </w:rPr>
                </w:rPrChange>
              </w:rPr>
              <w:t xml:space="preserve"> </w:t>
            </w:r>
          </w:p>
        </w:tc>
      </w:tr>
      <w:tr w:rsidR="3AA201FD" w14:paraId="69D60314" w14:textId="77777777" w:rsidTr="5ED3B499">
        <w:tblPrEx>
          <w:tblW w:w="0" w:type="auto"/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blBorders>
          <w:tblLayout w:type="fixed"/>
          <w:tblLook w:val="0000" w:firstRow="0" w:lastRow="0" w:firstColumn="0" w:lastColumn="0" w:noHBand="0" w:noVBand="0"/>
          <w:tblPrExChange w:id="210" w:author="julimar8a" w:date="2024-04-24T20:22:00Z">
            <w:tblPrEx>
              <w:tblW w:w="0" w:type="auto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tblBorders>
              <w:tblLayout w:type="fixed"/>
              <w:tblLook w:val="0000" w:firstRow="0" w:lastRow="0" w:firstColumn="0" w:lastColumn="0" w:noHBand="0" w:noVBand="0"/>
            </w:tblPrEx>
          </w:tblPrExChange>
        </w:tblPrEx>
        <w:trPr>
          <w:trHeight w:val="705"/>
          <w:trPrChange w:id="211" w:author="julimar8a" w:date="2024-04-24T20:22:00Z">
            <w:trPr>
              <w:gridAfter w:val="0"/>
              <w:trHeight w:val="480"/>
            </w:trPr>
          </w:trPrChange>
        </w:trPr>
        <w:tc>
          <w:tcPr>
            <w:tcW w:w="1395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PrChange w:id="212" w:author="julimar8a" w:date="2024-04-24T20:22:00Z">
              <w:tcPr>
                <w:tcW w:w="1395" w:type="dxa"/>
                <w:tcBorders>
                  <w:top w:val="single" w:sz="6" w:space="0" w:color="C1C6D0"/>
                  <w:left w:val="single" w:sz="6" w:space="0" w:color="C1C6D0"/>
                  <w:bottom w:val="single" w:sz="6" w:space="0" w:color="C1C6D0"/>
                  <w:right w:val="single" w:sz="6" w:space="0" w:color="C1C6D0"/>
                </w:tcBorders>
              </w:tcPr>
            </w:tcPrChange>
          </w:tcPr>
          <w:p w14:paraId="76E392BF" w14:textId="06997145" w:rsidR="3AA201FD" w:rsidRDefault="3AA201FD">
            <w:pPr>
              <w:pStyle w:val="TableParagraph"/>
              <w:spacing w:before="71"/>
              <w:ind w:left="77"/>
              <w:rPr>
                <w:rFonts w:ascii="Arial" w:eastAsia="Arial" w:hAnsi="Arial" w:cs="Arial"/>
                <w:color w:val="000000" w:themeColor="text1"/>
                <w:sz w:val="20"/>
                <w:szCs w:val="20"/>
                <w:rPrChange w:id="213" w:author="julimar8a" w:date="2024-04-17T19:10:00Z">
                  <w:rPr>
                    <w:rFonts w:ascii="Arial" w:eastAsia="Arial" w:hAnsi="Arial" w:cs="Arial"/>
                    <w:color w:val="000000" w:themeColor="text1"/>
                    <w:sz w:val="18"/>
                    <w:szCs w:val="18"/>
                  </w:rPr>
                </w:rPrChange>
              </w:rPr>
              <w:pPrChange w:id="214" w:author="julimar8a" w:date="2024-04-17T19:02:00Z">
                <w:pPr/>
              </w:pPrChange>
            </w:pPr>
            <w:r w:rsidRPr="3AA201FD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  <w:rPrChange w:id="215" w:author="julimar8a" w:date="2024-04-17T19:10:00Z">
                  <w:rPr>
                    <w:rFonts w:ascii="Arial" w:eastAsia="Arial" w:hAnsi="Arial" w:cs="Arial"/>
                    <w:i/>
                    <w:iCs/>
                    <w:color w:val="000000" w:themeColor="text1"/>
                    <w:sz w:val="18"/>
                    <w:szCs w:val="18"/>
                  </w:rPr>
                </w:rPrChange>
              </w:rPr>
              <w:t>Descripción</w:t>
            </w:r>
          </w:p>
        </w:tc>
        <w:tc>
          <w:tcPr>
            <w:tcW w:w="6945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PrChange w:id="216" w:author="julimar8a" w:date="2024-04-24T20:22:00Z">
              <w:tcPr>
                <w:tcW w:w="6945" w:type="dxa"/>
                <w:tcBorders>
                  <w:top w:val="single" w:sz="6" w:space="0" w:color="C1C6D0"/>
                  <w:left w:val="single" w:sz="6" w:space="0" w:color="C1C6D0"/>
                  <w:bottom w:val="single" w:sz="6" w:space="0" w:color="C1C6D0"/>
                  <w:right w:val="single" w:sz="6" w:space="0" w:color="C1C6D0"/>
                </w:tcBorders>
              </w:tcPr>
            </w:tcPrChange>
          </w:tcPr>
          <w:p w14:paraId="01276FEB" w14:textId="4CBF966F" w:rsidR="3AA201FD" w:rsidRDefault="61988CE3">
            <w:pPr>
              <w:pStyle w:val="TableParagraph"/>
              <w:spacing w:before="71"/>
              <w:ind w:left="78" w:right="572"/>
              <w:jc w:val="both"/>
              <w:rPr>
                <w:del w:id="217" w:author="julimar8a" w:date="2024-04-24T20:22:00Z" w16du:dateUtc="2024-04-24T20:22:36Z"/>
                <w:rFonts w:ascii="Arial" w:eastAsia="Arial" w:hAnsi="Arial" w:cs="Arial"/>
                <w:color w:val="000000" w:themeColor="text1"/>
                <w:sz w:val="20"/>
                <w:szCs w:val="20"/>
                <w:rPrChange w:id="218" w:author="julimar8a" w:date="2024-04-17T19:10:00Z">
                  <w:rPr>
                    <w:del w:id="219" w:author="julimar8a" w:date="2024-04-24T20:22:00Z" w16du:dateUtc="2024-04-24T20:22:36Z"/>
                    <w:rFonts w:ascii="Segoe UI" w:eastAsia="Segoe UI" w:hAnsi="Segoe UI" w:cs="Segoe UI"/>
                    <w:color w:val="000000" w:themeColor="text1"/>
                    <w:sz w:val="18"/>
                    <w:szCs w:val="18"/>
                  </w:rPr>
                </w:rPrChange>
              </w:rPr>
              <w:pPrChange w:id="220" w:author="julimar8a" w:date="2024-04-17T19:02:00Z">
                <w:pPr/>
              </w:pPrChange>
            </w:pP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  <w:rPrChange w:id="221" w:author="julimar8a" w:date="2024-04-17T19:10:00Z">
                  <w:rPr>
                    <w:rFonts w:ascii="Segoe UI" w:eastAsia="Segoe UI" w:hAnsi="Segoe UI" w:cs="Segoe UI"/>
                    <w:color w:val="000000" w:themeColor="text1"/>
                    <w:sz w:val="18"/>
                    <w:szCs w:val="18"/>
                  </w:rPr>
                </w:rPrChange>
              </w:rPr>
              <w:t>Se realizan las pruebas para comprobar las diferentes reacciones al cargar el manifiesto de mercancías peligrosas mediante fichero Excel</w:t>
            </w:r>
          </w:p>
          <w:p w14:paraId="232C1656" w14:textId="29B7012B" w:rsidR="3AA201FD" w:rsidRDefault="3AA201FD" w:rsidP="4DD53B6A">
            <w:pPr>
              <w:spacing w:before="71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</w:tc>
      </w:tr>
      <w:tr w:rsidR="3AA201FD" w14:paraId="51A28C6C" w14:textId="77777777" w:rsidTr="5ED3B499">
        <w:tblPrEx>
          <w:tblW w:w="0" w:type="auto"/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blBorders>
          <w:tblLayout w:type="fixed"/>
          <w:tblLook w:val="0000" w:firstRow="0" w:lastRow="0" w:firstColumn="0" w:lastColumn="0" w:noHBand="0" w:noVBand="0"/>
          <w:tblPrExChange w:id="222" w:author="julimar8a" w:date="2024-06-17T18:47:00Z">
            <w:tblPrEx>
              <w:tblW w:w="0" w:type="auto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tblBorders>
              <w:tblLayout w:type="fixed"/>
              <w:tblLook w:val="0000" w:firstRow="0" w:lastRow="0" w:firstColumn="0" w:lastColumn="0" w:noHBand="0" w:noVBand="0"/>
            </w:tblPrEx>
          </w:tblPrExChange>
        </w:tblPrEx>
        <w:trPr>
          <w:trHeight w:val="795"/>
          <w:trPrChange w:id="223" w:author="julimar8a" w:date="2024-06-17T18:47:00Z">
            <w:trPr>
              <w:gridAfter w:val="0"/>
              <w:trHeight w:val="1995"/>
            </w:trPr>
          </w:trPrChange>
        </w:trPr>
        <w:tc>
          <w:tcPr>
            <w:tcW w:w="1395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PrChange w:id="224" w:author="julimar8a" w:date="2024-06-17T18:47:00Z">
              <w:tcPr>
                <w:tcW w:w="0" w:type="auto"/>
                <w:tcBorders>
                  <w:top w:val="single" w:sz="6" w:space="0" w:color="C1C6D0"/>
                  <w:left w:val="single" w:sz="6" w:space="0" w:color="C1C6D0"/>
                  <w:bottom w:val="single" w:sz="6" w:space="0" w:color="C1C6D0"/>
                  <w:right w:val="single" w:sz="6" w:space="0" w:color="C1C6D0"/>
                </w:tcBorders>
              </w:tcPr>
            </w:tcPrChange>
          </w:tcPr>
          <w:p w14:paraId="655F1254" w14:textId="73FA763B" w:rsidR="3AA201FD" w:rsidRDefault="3AA201FD">
            <w:pPr>
              <w:pStyle w:val="TableParagraph"/>
              <w:spacing w:before="71"/>
              <w:ind w:left="77"/>
              <w:rPr>
                <w:rFonts w:ascii="Arial" w:eastAsia="Arial" w:hAnsi="Arial" w:cs="Arial"/>
                <w:color w:val="000000" w:themeColor="text1"/>
                <w:sz w:val="20"/>
                <w:szCs w:val="20"/>
                <w:rPrChange w:id="225" w:author="julimar8a" w:date="2024-04-17T19:10:00Z">
                  <w:rPr>
                    <w:rFonts w:ascii="Arial" w:eastAsia="Arial" w:hAnsi="Arial" w:cs="Arial"/>
                    <w:color w:val="000000" w:themeColor="text1"/>
                    <w:sz w:val="18"/>
                    <w:szCs w:val="18"/>
                  </w:rPr>
                </w:rPrChange>
              </w:rPr>
              <w:pPrChange w:id="226" w:author="julimar8a" w:date="2024-04-17T19:02:00Z">
                <w:pPr/>
              </w:pPrChange>
            </w:pPr>
            <w:r w:rsidRPr="3AA201FD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  <w:rPrChange w:id="227" w:author="julimar8a" w:date="2024-04-17T19:10:00Z">
                  <w:rPr>
                    <w:rFonts w:ascii="Arial" w:eastAsia="Arial" w:hAnsi="Arial" w:cs="Arial"/>
                    <w:i/>
                    <w:iCs/>
                    <w:color w:val="000000" w:themeColor="text1"/>
                    <w:sz w:val="18"/>
                    <w:szCs w:val="18"/>
                  </w:rPr>
                </w:rPrChange>
              </w:rPr>
              <w:t>Escenario 1</w:t>
            </w:r>
          </w:p>
        </w:tc>
        <w:tc>
          <w:tcPr>
            <w:tcW w:w="6945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PrChange w:id="228" w:author="julimar8a" w:date="2024-06-17T18:47:00Z">
              <w:tcPr>
                <w:tcW w:w="0" w:type="auto"/>
                <w:tcBorders>
                  <w:top w:val="single" w:sz="6" w:space="0" w:color="C1C6D0"/>
                  <w:left w:val="single" w:sz="6" w:space="0" w:color="C1C6D0"/>
                  <w:bottom w:val="single" w:sz="6" w:space="0" w:color="C1C6D0"/>
                  <w:right w:val="single" w:sz="6" w:space="0" w:color="C1C6D0"/>
                </w:tcBorders>
              </w:tcPr>
            </w:tcPrChange>
          </w:tcPr>
          <w:p w14:paraId="65F59CC4" w14:textId="2888B52E" w:rsidR="3AA201FD" w:rsidRDefault="61988CE3">
            <w:pPr>
              <w:pStyle w:val="TableParagraph"/>
              <w:spacing w:before="71"/>
              <w:ind w:left="78"/>
              <w:jc w:val="both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pPrChange w:id="229" w:author="julimar8a" w:date="2024-04-17T19:02:00Z">
                <w:pPr/>
              </w:pPrChange>
            </w:pPr>
            <w:r w:rsidRPr="4DD53B6A">
              <w:rPr>
                <w:rFonts w:ascii="Arial" w:eastAsia="Arial" w:hAnsi="Arial" w:cs="Arial"/>
                <w:i/>
                <w:iCs/>
                <w:color w:val="000000" w:themeColor="text1"/>
                <w:sz w:val="18"/>
                <w:szCs w:val="18"/>
              </w:rPr>
              <w:t xml:space="preserve">Carga de fichero Excel con el archivo ‘Carga_MercanciasPeligrosas.xlsx’ de modelo        </w:t>
            </w:r>
          </w:p>
          <w:p w14:paraId="151D9A81" w14:textId="309351F0" w:rsidR="3AA201FD" w:rsidRDefault="3AA201FD">
            <w:pPr>
              <w:pStyle w:val="TableParagraph"/>
              <w:spacing w:before="144"/>
              <w:ind w:left="78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  <w:rPrChange w:id="230" w:author="julimar8a" w:date="2024-04-17T19:10:00Z">
                  <w:rPr>
                    <w:rFonts w:ascii="Segoe UI" w:eastAsia="Segoe UI" w:hAnsi="Segoe UI" w:cs="Segoe UI"/>
                    <w:color w:val="000000" w:themeColor="text1"/>
                    <w:sz w:val="18"/>
                    <w:szCs w:val="18"/>
                  </w:rPr>
                </w:rPrChange>
              </w:rPr>
              <w:pPrChange w:id="231" w:author="julimar8a" w:date="2024-04-17T19:02:00Z">
                <w:pPr/>
              </w:pPrChange>
            </w:pP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  <w:rPrChange w:id="232" w:author="julimar8a" w:date="2024-04-17T19:10:00Z">
                  <w:rPr>
                    <w:rFonts w:ascii="Segoe UI" w:eastAsia="Segoe UI" w:hAnsi="Segoe UI" w:cs="Segoe UI"/>
                    <w:color w:val="000000" w:themeColor="text1"/>
                    <w:sz w:val="18"/>
                    <w:szCs w:val="18"/>
                  </w:rPr>
                </w:rPrChange>
              </w:rPr>
              <w:t>Dado un usuario que se encuentra en la vista 'Mercancías peligrosas'</w:t>
            </w:r>
          </w:p>
          <w:p w14:paraId="43667120" w14:textId="045A2E03" w:rsidR="3AA201FD" w:rsidRDefault="3AA201FD">
            <w:pPr>
              <w:pStyle w:val="TableParagraph"/>
              <w:spacing w:before="143"/>
              <w:ind w:left="78" w:right="199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  <w:rPrChange w:id="233" w:author="julimar8a" w:date="2024-04-17T19:10:00Z">
                  <w:rPr>
                    <w:rFonts w:ascii="Segoe UI" w:eastAsia="Segoe UI" w:hAnsi="Segoe UI" w:cs="Segoe UI"/>
                    <w:color w:val="000000" w:themeColor="text1"/>
                    <w:sz w:val="18"/>
                    <w:szCs w:val="18"/>
                  </w:rPr>
                </w:rPrChange>
              </w:rPr>
              <w:pPrChange w:id="234" w:author="julimar8a" w:date="2024-04-17T19:02:00Z">
                <w:pPr/>
              </w:pPrChange>
            </w:pPr>
            <w:r w:rsidRPr="5ED3B499">
              <w:rPr>
                <w:rFonts w:ascii="Arial" w:eastAsia="Arial" w:hAnsi="Arial" w:cs="Arial"/>
                <w:color w:val="000000" w:themeColor="text1"/>
                <w:sz w:val="20"/>
                <w:szCs w:val="20"/>
                <w:rPrChange w:id="235" w:author="julimar8a" w:date="2024-04-17T19:10:00Z">
                  <w:rPr>
                    <w:rFonts w:ascii="Segoe UI" w:eastAsia="Segoe UI" w:hAnsi="Segoe UI" w:cs="Segoe UI"/>
                    <w:color w:val="000000" w:themeColor="text1"/>
                    <w:sz w:val="18"/>
                    <w:szCs w:val="18"/>
                  </w:rPr>
                </w:rPrChange>
              </w:rPr>
              <w:t>Cuando el usuario se encuentra en la subpestaña Entrada/Salida y selecciona un fichero con formato apto desde 'Descar</w:t>
            </w:r>
            <w:r w:rsidR="6484BAF8" w:rsidRPr="5ED3B499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gar </w:t>
            </w:r>
            <w:r w:rsidR="0119C812" w:rsidRPr="5ED3B499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plantilla de carga</w:t>
            </w:r>
            <w:r w:rsidRPr="5ED3B499">
              <w:rPr>
                <w:rFonts w:ascii="Arial" w:eastAsia="Arial" w:hAnsi="Arial" w:cs="Arial"/>
                <w:color w:val="000000" w:themeColor="text1"/>
                <w:sz w:val="20"/>
                <w:szCs w:val="20"/>
                <w:rPrChange w:id="236" w:author="julimar8a" w:date="2024-04-17T19:10:00Z">
                  <w:rPr>
                    <w:rFonts w:ascii="Segoe UI" w:eastAsia="Segoe UI" w:hAnsi="Segoe UI" w:cs="Segoe UI"/>
                    <w:color w:val="000000" w:themeColor="text1"/>
                    <w:sz w:val="18"/>
                    <w:szCs w:val="18"/>
                  </w:rPr>
                </w:rPrChange>
              </w:rPr>
              <w:t>' y con el botón 'Adjuntar' se confirma la carga</w:t>
            </w:r>
          </w:p>
          <w:p w14:paraId="743C9E58" w14:textId="28EDA618" w:rsidR="3AA201FD" w:rsidRDefault="3AA201FD">
            <w:pPr>
              <w:spacing w:before="7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  <w:rPrChange w:id="237" w:author="julimar8a" w:date="2024-04-17T19:10:00Z">
                  <w:rPr>
                    <w:rFonts w:ascii="Segoe UI" w:eastAsia="Segoe UI" w:hAnsi="Segoe UI" w:cs="Segoe UI"/>
                    <w:color w:val="000000" w:themeColor="text1"/>
                    <w:sz w:val="18"/>
                    <w:szCs w:val="18"/>
                  </w:rPr>
                </w:rPrChange>
              </w:rPr>
              <w:pPrChange w:id="238" w:author="julimar8a" w:date="2024-04-17T19:02:00Z">
                <w:pPr/>
              </w:pPrChange>
            </w:pPr>
          </w:p>
          <w:p w14:paraId="1EACA289" w14:textId="0CAAC1CE" w:rsidR="3AA201FD" w:rsidRDefault="3AA201FD">
            <w:pPr>
              <w:pStyle w:val="TableParagraph"/>
              <w:ind w:left="78"/>
              <w:jc w:val="both"/>
              <w:rPr>
                <w:del w:id="239" w:author="julimar8a" w:date="2024-06-17T18:47:00Z" w16du:dateUtc="2024-06-17T18:47:06Z"/>
                <w:rFonts w:ascii="Arial" w:eastAsia="Arial" w:hAnsi="Arial" w:cs="Arial"/>
                <w:color w:val="000000" w:themeColor="text1"/>
                <w:sz w:val="20"/>
                <w:szCs w:val="20"/>
                <w:rPrChange w:id="240" w:author="julimar8a" w:date="2024-04-17T19:10:00Z">
                  <w:rPr>
                    <w:del w:id="241" w:author="julimar8a" w:date="2024-06-17T18:47:00Z" w16du:dateUtc="2024-06-17T18:47:06Z"/>
                    <w:rFonts w:ascii="Arial" w:eastAsia="Arial" w:hAnsi="Arial" w:cs="Arial"/>
                    <w:color w:val="000000" w:themeColor="text1"/>
                    <w:sz w:val="18"/>
                    <w:szCs w:val="18"/>
                  </w:rPr>
                </w:rPrChange>
              </w:rPr>
              <w:pPrChange w:id="242" w:author="julimar8a" w:date="2024-04-17T19:04:00Z">
                <w:pPr/>
              </w:pPrChange>
            </w:pPr>
            <w:r w:rsidRPr="5ED3B499">
              <w:rPr>
                <w:rFonts w:ascii="Arial" w:eastAsia="Arial" w:hAnsi="Arial" w:cs="Arial"/>
                <w:color w:val="000000" w:themeColor="text1"/>
                <w:sz w:val="20"/>
                <w:szCs w:val="20"/>
                <w:rPrChange w:id="243" w:author="julimar8a" w:date="2024-04-17T19:10:00Z">
                  <w:rPr>
                    <w:rFonts w:ascii="Segoe UI" w:eastAsia="Segoe UI" w:hAnsi="Segoe UI" w:cs="Segoe UI"/>
                    <w:color w:val="000000" w:themeColor="text1"/>
                    <w:sz w:val="18"/>
                    <w:szCs w:val="18"/>
                  </w:rPr>
                </w:rPrChange>
              </w:rPr>
              <w:t xml:space="preserve">Entonces: se </w:t>
            </w:r>
            <w:r w:rsidR="7C161C68" w:rsidRPr="5ED3B499">
              <w:rPr>
                <w:rFonts w:ascii="Arial" w:eastAsia="Arial" w:hAnsi="Arial" w:cs="Arial"/>
                <w:color w:val="000000" w:themeColor="text1"/>
                <w:sz w:val="20"/>
                <w:szCs w:val="20"/>
                <w:rPrChange w:id="244" w:author="julimar8a" w:date="2024-04-17T19:10:00Z">
                  <w:rPr>
                    <w:rFonts w:ascii="Segoe UI" w:eastAsia="Segoe UI" w:hAnsi="Segoe UI" w:cs="Segoe UI"/>
                    <w:color w:val="000000" w:themeColor="text1"/>
                    <w:sz w:val="18"/>
                    <w:szCs w:val="18"/>
                  </w:rPr>
                </w:rPrChange>
              </w:rPr>
              <w:t>sigue lo indicado en la HDU VUCEPERPAM-249 Agregar mercancía peligrosa al manifiesto de mercancías peligrosas</w:t>
            </w:r>
          </w:p>
          <w:p w14:paraId="71B3597F" w14:textId="6FCED7F1" w:rsidR="3AA201FD" w:rsidRDefault="3AA201FD">
            <w:pPr>
              <w:ind w:left="78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  <w:rPrChange w:id="245" w:author="julimar8a" w:date="2024-04-17T19:10:00Z">
                  <w:rPr>
                    <w:rFonts w:ascii="Segoe UI" w:eastAsia="Segoe UI" w:hAnsi="Segoe UI" w:cs="Segoe UI"/>
                    <w:color w:val="000000" w:themeColor="text1"/>
                    <w:sz w:val="18"/>
                    <w:szCs w:val="18"/>
                  </w:rPr>
                </w:rPrChange>
              </w:rPr>
              <w:pPrChange w:id="246" w:author="julimar8a" w:date="2024-04-17T19:02:00Z">
                <w:pPr/>
              </w:pPrChange>
            </w:pPr>
          </w:p>
        </w:tc>
      </w:tr>
      <w:tr w:rsidR="3AA201FD" w14:paraId="5C978F2A" w14:textId="77777777" w:rsidTr="5ED3B499">
        <w:trPr>
          <w:trHeight w:val="1995"/>
        </w:trPr>
        <w:tc>
          <w:tcPr>
            <w:tcW w:w="1395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</w:tcPr>
          <w:p w14:paraId="027FAB2F" w14:textId="15BB07AA" w:rsidR="3AA201FD" w:rsidRDefault="3AA201FD" w:rsidP="3AA201FD">
            <w:pPr>
              <w:pStyle w:val="TableParagraph"/>
              <w:spacing w:before="71"/>
              <w:ind w:left="77"/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  <w:rPrChange w:id="247" w:author="julimar8a" w:date="2024-04-17T19:10:00Z">
                  <w:rPr>
                    <w:rFonts w:ascii="Arial" w:eastAsia="Arial" w:hAnsi="Arial" w:cs="Arial"/>
                    <w:i/>
                    <w:iCs/>
                    <w:color w:val="000000" w:themeColor="text1"/>
                    <w:sz w:val="18"/>
                    <w:szCs w:val="18"/>
                  </w:rPr>
                </w:rPrChange>
              </w:rPr>
            </w:pPr>
            <w:r w:rsidRPr="3AA201FD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  <w:rPrChange w:id="248" w:author="julimar8a" w:date="2024-04-17T19:10:00Z">
                  <w:rPr>
                    <w:rFonts w:ascii="Arial" w:eastAsia="Arial" w:hAnsi="Arial" w:cs="Arial"/>
                    <w:i/>
                    <w:iCs/>
                    <w:color w:val="000000" w:themeColor="text1"/>
                    <w:sz w:val="18"/>
                    <w:szCs w:val="18"/>
                  </w:rPr>
                </w:rPrChange>
              </w:rPr>
              <w:lastRenderedPageBreak/>
              <w:t xml:space="preserve">Escenario </w:t>
            </w:r>
            <w:r w:rsidR="40C6C488" w:rsidRPr="3AA201FD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  <w:rPrChange w:id="249" w:author="julimar8a" w:date="2024-04-17T19:10:00Z">
                  <w:rPr>
                    <w:rFonts w:ascii="Arial" w:eastAsia="Arial" w:hAnsi="Arial" w:cs="Arial"/>
                    <w:i/>
                    <w:iCs/>
                    <w:color w:val="000000" w:themeColor="text1"/>
                    <w:sz w:val="18"/>
                    <w:szCs w:val="18"/>
                  </w:rPr>
                </w:rPrChange>
              </w:rPr>
              <w:t>2</w:t>
            </w:r>
          </w:p>
        </w:tc>
        <w:tc>
          <w:tcPr>
            <w:tcW w:w="6945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</w:tcPr>
          <w:p w14:paraId="420C2C11" w14:textId="1E4F41F2" w:rsidR="3AA201FD" w:rsidRDefault="3AA201FD" w:rsidP="3AA201FD">
            <w:pPr>
              <w:pStyle w:val="TableParagraph"/>
              <w:spacing w:before="71"/>
              <w:ind w:left="78"/>
              <w:jc w:val="both"/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  <w:rPrChange w:id="250" w:author="julimar8a" w:date="2024-04-17T19:10:00Z">
                  <w:rPr>
                    <w:rFonts w:ascii="Arial" w:eastAsia="Arial" w:hAnsi="Arial" w:cs="Arial"/>
                    <w:i/>
                    <w:iCs/>
                    <w:color w:val="000000" w:themeColor="text1"/>
                    <w:sz w:val="18"/>
                    <w:szCs w:val="18"/>
                  </w:rPr>
                </w:rPrChange>
              </w:rPr>
            </w:pPr>
            <w:r w:rsidRPr="3AA201FD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  <w:rPrChange w:id="251" w:author="julimar8a" w:date="2024-04-17T19:10:00Z">
                  <w:rPr>
                    <w:rFonts w:ascii="Arial" w:eastAsia="Arial" w:hAnsi="Arial" w:cs="Arial"/>
                    <w:i/>
                    <w:iCs/>
                    <w:color w:val="000000" w:themeColor="text1"/>
                    <w:sz w:val="18"/>
                    <w:szCs w:val="18"/>
                  </w:rPr>
                </w:rPrChange>
              </w:rPr>
              <w:t xml:space="preserve">Carga </w:t>
            </w:r>
            <w:r w:rsidR="797E30AE" w:rsidRPr="3AA201FD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  <w:rPrChange w:id="252" w:author="julimar8a" w:date="2024-04-17T19:10:00Z">
                  <w:rPr>
                    <w:rFonts w:ascii="Arial" w:eastAsia="Arial" w:hAnsi="Arial" w:cs="Arial"/>
                    <w:i/>
                    <w:iCs/>
                    <w:color w:val="000000" w:themeColor="text1"/>
                    <w:sz w:val="18"/>
                    <w:szCs w:val="18"/>
                  </w:rPr>
                </w:rPrChange>
              </w:rPr>
              <w:t xml:space="preserve">la información con las acciones </w:t>
            </w:r>
            <w:r w:rsidR="702AE2CF" w:rsidRPr="3AA201FD">
              <w:rPr>
                <w:rFonts w:ascii="Arial" w:eastAsia="Arial" w:hAnsi="Arial" w:cs="Arial"/>
                <w:i/>
                <w:iCs/>
                <w:color w:val="000000" w:themeColor="text1"/>
                <w:sz w:val="20"/>
                <w:szCs w:val="20"/>
                <w:rPrChange w:id="253" w:author="julimar8a" w:date="2024-04-17T19:10:00Z">
                  <w:rPr>
                    <w:rFonts w:ascii="Arial" w:eastAsia="Arial" w:hAnsi="Arial" w:cs="Arial"/>
                    <w:i/>
                    <w:iCs/>
                    <w:color w:val="000000" w:themeColor="text1"/>
                    <w:sz w:val="18"/>
                    <w:szCs w:val="18"/>
                  </w:rPr>
                </w:rPrChange>
              </w:rPr>
              <w:t>definidas en las subpestañas Entrada/Salida</w:t>
            </w:r>
          </w:p>
          <w:p w14:paraId="489844B0" w14:textId="309351F0" w:rsidR="3AA201FD" w:rsidRDefault="3AA201FD" w:rsidP="3AA201FD">
            <w:pPr>
              <w:pStyle w:val="TableParagraph"/>
              <w:spacing w:before="144"/>
              <w:ind w:left="78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  <w:rPrChange w:id="254" w:author="julimar8a" w:date="2024-04-17T19:10:00Z">
                  <w:rPr>
                    <w:rFonts w:ascii="Segoe UI" w:eastAsia="Segoe UI" w:hAnsi="Segoe UI" w:cs="Segoe UI"/>
                    <w:color w:val="000000" w:themeColor="text1"/>
                    <w:sz w:val="18"/>
                    <w:szCs w:val="18"/>
                  </w:rPr>
                </w:rPrChange>
              </w:rPr>
            </w:pP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  <w:rPrChange w:id="255" w:author="julimar8a" w:date="2024-04-17T19:10:00Z">
                  <w:rPr>
                    <w:rFonts w:ascii="Segoe UI" w:eastAsia="Segoe UI" w:hAnsi="Segoe UI" w:cs="Segoe UI"/>
                    <w:color w:val="000000" w:themeColor="text1"/>
                    <w:sz w:val="18"/>
                    <w:szCs w:val="18"/>
                  </w:rPr>
                </w:rPrChange>
              </w:rPr>
              <w:t>Dado un usuario que se encuentra en la vista 'Mercancías peligrosas'</w:t>
            </w:r>
          </w:p>
          <w:p w14:paraId="0DEFCE7C" w14:textId="78FA23EE" w:rsidR="3AA201FD" w:rsidRDefault="61988CE3" w:rsidP="4DD53B6A">
            <w:pPr>
              <w:pStyle w:val="TableParagraph"/>
              <w:spacing w:before="143"/>
              <w:ind w:left="78" w:right="199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  <w:rPrChange w:id="256" w:author="julimar8a" w:date="2024-04-17T19:10:00Z">
                  <w:rPr>
                    <w:rFonts w:ascii="Segoe UI" w:eastAsia="Segoe UI" w:hAnsi="Segoe UI" w:cs="Segoe UI"/>
                    <w:color w:val="000000" w:themeColor="text1"/>
                    <w:sz w:val="18"/>
                    <w:szCs w:val="18"/>
                  </w:rPr>
                </w:rPrChange>
              </w:rPr>
            </w:pP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  <w:rPrChange w:id="257" w:author="julimar8a" w:date="2024-04-17T19:10:00Z">
                  <w:rPr>
                    <w:rFonts w:ascii="Segoe UI" w:eastAsia="Segoe UI" w:hAnsi="Segoe UI" w:cs="Segoe UI"/>
                    <w:color w:val="000000" w:themeColor="text1"/>
                    <w:sz w:val="18"/>
                    <w:szCs w:val="18"/>
                  </w:rPr>
                </w:rPrChange>
              </w:rPr>
              <w:t>Cuando el usuario se encuentra en la subpestaña Entrada/Salida</w:t>
            </w:r>
            <w:r w:rsidR="7835AA24"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  <w:rPrChange w:id="258" w:author="julimar8a" w:date="2024-04-17T19:10:00Z">
                  <w:rPr>
                    <w:rFonts w:ascii="Segoe UI" w:eastAsia="Segoe UI" w:hAnsi="Segoe UI" w:cs="Segoe UI"/>
                    <w:color w:val="000000" w:themeColor="text1"/>
                    <w:sz w:val="18"/>
                    <w:szCs w:val="18"/>
                  </w:rPr>
                </w:rPrChange>
              </w:rPr>
              <w:t xml:space="preserve"> y desea registrar la información para Mercancías peligrosas</w:t>
            </w:r>
          </w:p>
          <w:p w14:paraId="516F0785" w14:textId="0CAAC1CE" w:rsidR="3AA201FD" w:rsidRDefault="3AA201FD" w:rsidP="3AA201FD">
            <w:pPr>
              <w:pStyle w:val="TableParagraph"/>
              <w:ind w:left="78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  <w:rPrChange w:id="259" w:author="julimar8a" w:date="2024-04-17T19:10:00Z">
                  <w:rPr>
                    <w:rFonts w:ascii="Segoe UI" w:eastAsia="Segoe UI" w:hAnsi="Segoe UI" w:cs="Segoe UI"/>
                    <w:color w:val="000000" w:themeColor="text1"/>
                    <w:sz w:val="18"/>
                    <w:szCs w:val="18"/>
                  </w:rPr>
                </w:rPrChange>
              </w:rPr>
            </w:pP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  <w:rPrChange w:id="260" w:author="julimar8a" w:date="2024-04-17T19:10:00Z">
                  <w:rPr>
                    <w:rFonts w:ascii="Segoe UI" w:eastAsia="Segoe UI" w:hAnsi="Segoe UI" w:cs="Segoe UI"/>
                    <w:color w:val="000000" w:themeColor="text1"/>
                    <w:sz w:val="18"/>
                    <w:szCs w:val="18"/>
                  </w:rPr>
                </w:rPrChange>
              </w:rPr>
              <w:t>Entonces: se sigue lo indicado en la HDU VUCEPERPAM-249 Agregar mercancía peligrosa al manifiesto de mercancías peligrosas</w:t>
            </w:r>
          </w:p>
          <w:p w14:paraId="712EA406" w14:textId="6FCED7F1" w:rsidR="3AA201FD" w:rsidRDefault="3AA201FD" w:rsidP="3AA201FD">
            <w:pPr>
              <w:ind w:left="78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  <w:rPrChange w:id="261" w:author="julimar8a" w:date="2024-04-17T19:10:00Z">
                  <w:rPr>
                    <w:rFonts w:ascii="Segoe UI" w:eastAsia="Segoe UI" w:hAnsi="Segoe UI" w:cs="Segoe UI"/>
                    <w:color w:val="000000" w:themeColor="text1"/>
                    <w:sz w:val="18"/>
                    <w:szCs w:val="18"/>
                  </w:rPr>
                </w:rPrChange>
              </w:rPr>
            </w:pPr>
          </w:p>
        </w:tc>
      </w:tr>
    </w:tbl>
    <w:p w14:paraId="06F2074C" w14:textId="2027FD6B" w:rsidR="00E53E0F" w:rsidRDefault="00E53E0F" w:rsidP="3AA201FD">
      <w:pPr>
        <w:widowControl/>
        <w:autoSpaceDE/>
        <w:autoSpaceDN/>
        <w:spacing w:after="160" w:line="259" w:lineRule="auto"/>
      </w:pPr>
    </w:p>
    <w:p w14:paraId="549C73A4" w14:textId="585D9A7E" w:rsidR="00E53E0F" w:rsidRDefault="00E53E0F" w:rsidP="3AA201FD">
      <w:pPr>
        <w:pStyle w:val="Textoindependiente"/>
        <w:widowControl/>
        <w:autoSpaceDE/>
        <w:autoSpaceDN/>
        <w:spacing w:after="160" w:line="259" w:lineRule="auto"/>
        <w:rPr>
          <w:sz w:val="20"/>
          <w:szCs w:val="20"/>
        </w:rPr>
      </w:pPr>
    </w:p>
    <w:tbl>
      <w:tblPr>
        <w:tblStyle w:val="Tablaconcuadrcula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6600"/>
        <w:tblGridChange w:id="262">
          <w:tblGrid>
            <w:gridCol w:w="1875"/>
            <w:gridCol w:w="6600"/>
          </w:tblGrid>
        </w:tblGridChange>
      </w:tblGrid>
      <w:tr w:rsidR="3AA201FD" w14:paraId="2809FD43" w14:textId="77777777" w:rsidTr="4DD53B6A">
        <w:trPr>
          <w:trHeight w:val="720"/>
        </w:trPr>
        <w:tc>
          <w:tcPr>
            <w:tcW w:w="1875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shd w:val="clear" w:color="auto" w:fill="002060"/>
            <w:tcMar>
              <w:left w:w="105" w:type="dxa"/>
              <w:right w:w="105" w:type="dxa"/>
            </w:tcMar>
          </w:tcPr>
          <w:p w14:paraId="13586171" w14:textId="46E4B282" w:rsidR="3AA201FD" w:rsidRDefault="3AA201FD">
            <w:pPr>
              <w:pStyle w:val="TableParagraph"/>
              <w:spacing w:before="106" w:line="247" w:lineRule="auto"/>
              <w:ind w:right="377"/>
              <w:jc w:val="center"/>
              <w:rPr>
                <w:rFonts w:ascii="Arial" w:eastAsia="Arial" w:hAnsi="Arial" w:cs="Arial"/>
                <w:color w:val="FFFFFF" w:themeColor="background1"/>
                <w:sz w:val="20"/>
                <w:szCs w:val="20"/>
              </w:rPr>
              <w:pPrChange w:id="263" w:author="julimar8a" w:date="2024-04-17T19:09:00Z">
                <w:pPr/>
              </w:pPrChange>
            </w:pPr>
            <w:r w:rsidRPr="3AA201FD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>Criterio de</w:t>
            </w:r>
          </w:p>
          <w:p w14:paraId="47ED4D35" w14:textId="24DAD248" w:rsidR="3AA201FD" w:rsidRDefault="3AA201FD">
            <w:pPr>
              <w:pStyle w:val="TableParagraph"/>
              <w:spacing w:before="1"/>
              <w:jc w:val="both"/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pPrChange w:id="264" w:author="julimar8a" w:date="2024-04-17T19:09:00Z">
                <w:pPr/>
              </w:pPrChange>
            </w:pPr>
            <w:r w:rsidRPr="3AA201FD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>Aceptación 4</w:t>
            </w:r>
          </w:p>
        </w:tc>
        <w:tc>
          <w:tcPr>
            <w:tcW w:w="6600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shd w:val="clear" w:color="auto" w:fill="002060"/>
            <w:tcMar>
              <w:left w:w="105" w:type="dxa"/>
              <w:right w:w="105" w:type="dxa"/>
            </w:tcMar>
          </w:tcPr>
          <w:p w14:paraId="759CA9A7" w14:textId="7C0EEE16" w:rsidR="3AA201FD" w:rsidRDefault="3AA201FD" w:rsidP="3AA201FD">
            <w:pPr>
              <w:pStyle w:val="TableParagraph"/>
              <w:spacing w:before="106"/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 w:rsidRPr="3AA201FD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 xml:space="preserve">El sistema debe permitir editar la información en </w:t>
            </w:r>
            <w:r w:rsidR="7F755798" w:rsidRPr="3AA201FD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>Mercancías peligrosas</w:t>
            </w:r>
            <w:ins w:id="265" w:author="julimar8a" w:date="2024-04-17T20:54:00Z">
              <w:r w:rsidR="6AA4893C" w:rsidRPr="3AA201FD">
                <w:rPr>
                  <w:rFonts w:ascii="Arial" w:eastAsia="Arial" w:hAnsi="Arial" w:cs="Arial"/>
                  <w:b/>
                  <w:bCs/>
                  <w:color w:val="FFFFFF" w:themeColor="background1"/>
                  <w:sz w:val="20"/>
                  <w:szCs w:val="20"/>
                </w:rPr>
                <w:t xml:space="preserve"> </w:t>
              </w:r>
            </w:ins>
            <w:r w:rsidRPr="3AA201FD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>en las subpestañas</w:t>
            </w:r>
            <w:r w:rsidR="42497864" w:rsidRPr="3AA201FD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 xml:space="preserve"> Entrada/Salida</w:t>
            </w:r>
          </w:p>
          <w:p w14:paraId="600EF849" w14:textId="19BB8FCC" w:rsidR="3AA201FD" w:rsidRDefault="3AA201FD">
            <w:pPr>
              <w:spacing w:before="106"/>
              <w:rPr>
                <w:rFonts w:ascii="Arial" w:eastAsia="Arial" w:hAnsi="Arial" w:cs="Arial"/>
                <w:color w:val="FFFFFF" w:themeColor="background1"/>
                <w:sz w:val="20"/>
                <w:szCs w:val="20"/>
              </w:rPr>
              <w:pPrChange w:id="266" w:author="julimar8a" w:date="2024-04-17T19:09:00Z">
                <w:pPr/>
              </w:pPrChange>
            </w:pPr>
          </w:p>
        </w:tc>
      </w:tr>
      <w:tr w:rsidR="3AA201FD" w14:paraId="35533461" w14:textId="77777777" w:rsidTr="4DD53B6A">
        <w:trPr>
          <w:trHeight w:val="495"/>
        </w:trPr>
        <w:tc>
          <w:tcPr>
            <w:tcW w:w="1875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Mar>
              <w:left w:w="105" w:type="dxa"/>
              <w:right w:w="105" w:type="dxa"/>
            </w:tcMar>
          </w:tcPr>
          <w:p w14:paraId="5252AA19" w14:textId="1AAAB9DD" w:rsidR="3AA201FD" w:rsidRDefault="3AA201FD">
            <w:pPr>
              <w:pStyle w:val="TableParagraph"/>
              <w:spacing w:before="71"/>
              <w:ind w:left="77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267" w:author="julimar8a" w:date="2024-04-17T19:09:00Z">
                <w:pPr/>
              </w:pPrChange>
            </w:pP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Descripción</w:t>
            </w:r>
          </w:p>
        </w:tc>
        <w:tc>
          <w:tcPr>
            <w:tcW w:w="6600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Mar>
              <w:left w:w="105" w:type="dxa"/>
              <w:right w:w="105" w:type="dxa"/>
            </w:tcMar>
          </w:tcPr>
          <w:p w14:paraId="2B463BD7" w14:textId="788DF426" w:rsidR="3AA201FD" w:rsidRDefault="61988CE3">
            <w:pPr>
              <w:pStyle w:val="TableParagraph"/>
              <w:spacing w:before="71"/>
              <w:ind w:left="78" w:right="396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268" w:author="julimar8a" w:date="2024-04-17T19:09:00Z">
                <w:pPr/>
              </w:pPrChange>
            </w:pP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Se comprobará que se puede realizar una modificación en </w:t>
            </w:r>
            <w:r w:rsidR="7FBA1DC8"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Mercancías peligrosas</w:t>
            </w:r>
          </w:p>
        </w:tc>
      </w:tr>
      <w:tr w:rsidR="3AA201FD" w14:paraId="53F8389D" w14:textId="77777777" w:rsidTr="4DD53B6A">
        <w:tblPrEx>
          <w:tblW w:w="0" w:type="auto"/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blBorders>
          <w:tblLayout w:type="fixed"/>
          <w:tblLook w:val="0000" w:firstRow="0" w:lastRow="0" w:firstColumn="0" w:lastColumn="0" w:noHBand="0" w:noVBand="0"/>
          <w:tblPrExChange w:id="269" w:author="julimar8a" w:date="2024-04-24T20:21:00Z">
            <w:tblPrEx>
              <w:tblW w:w="0" w:type="auto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tblBorders>
              <w:tblLayout w:type="fixed"/>
              <w:tblLook w:val="0000" w:firstRow="0" w:lastRow="0" w:firstColumn="0" w:lastColumn="0" w:noHBand="0" w:noVBand="0"/>
            </w:tblPrEx>
          </w:tblPrExChange>
        </w:tblPrEx>
        <w:trPr>
          <w:trHeight w:val="300"/>
          <w:trPrChange w:id="270" w:author="julimar8a" w:date="2024-04-24T20:21:00Z">
            <w:trPr>
              <w:trHeight w:val="675"/>
            </w:trPr>
          </w:trPrChange>
        </w:trPr>
        <w:tc>
          <w:tcPr>
            <w:tcW w:w="1875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Mar>
              <w:left w:w="105" w:type="dxa"/>
              <w:right w:w="105" w:type="dxa"/>
            </w:tcMar>
            <w:tcPrChange w:id="271" w:author="julimar8a" w:date="2024-04-24T20:21:00Z">
              <w:tcPr>
                <w:tcW w:w="1875" w:type="dxa"/>
                <w:tcBorders>
                  <w:top w:val="single" w:sz="6" w:space="0" w:color="C1C6D0"/>
                  <w:left w:val="single" w:sz="6" w:space="0" w:color="C1C6D0"/>
                  <w:bottom w:val="single" w:sz="6" w:space="0" w:color="C1C6D0"/>
                  <w:right w:val="single" w:sz="6" w:space="0" w:color="C1C6D0"/>
                </w:tcBorders>
                <w:tcMar>
                  <w:left w:w="105" w:type="dxa"/>
                  <w:right w:w="105" w:type="dxa"/>
                </w:tcMar>
              </w:tcPr>
            </w:tcPrChange>
          </w:tcPr>
          <w:p w14:paraId="175566E4" w14:textId="12E0F1A2" w:rsidR="3AA201FD" w:rsidRDefault="3AA201FD">
            <w:pPr>
              <w:pStyle w:val="TableParagraph"/>
              <w:spacing w:before="71"/>
              <w:ind w:left="77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272" w:author="julimar8a" w:date="2024-04-17T19:09:00Z">
                <w:pPr/>
              </w:pPrChange>
            </w:pP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Escenario 1</w:t>
            </w:r>
          </w:p>
        </w:tc>
        <w:tc>
          <w:tcPr>
            <w:tcW w:w="6600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Mar>
              <w:left w:w="105" w:type="dxa"/>
              <w:right w:w="105" w:type="dxa"/>
            </w:tcMar>
            <w:tcPrChange w:id="273" w:author="julimar8a" w:date="2024-04-24T20:21:00Z">
              <w:tcPr>
                <w:tcW w:w="6600" w:type="dxa"/>
                <w:tcBorders>
                  <w:top w:val="single" w:sz="6" w:space="0" w:color="C1C6D0"/>
                  <w:left w:val="single" w:sz="6" w:space="0" w:color="C1C6D0"/>
                  <w:bottom w:val="single" w:sz="6" w:space="0" w:color="C1C6D0"/>
                  <w:right w:val="single" w:sz="6" w:space="0" w:color="C1C6D0"/>
                </w:tcBorders>
                <w:tcMar>
                  <w:left w:w="105" w:type="dxa"/>
                  <w:right w:w="105" w:type="dxa"/>
                </w:tcMar>
              </w:tcPr>
            </w:tcPrChange>
          </w:tcPr>
          <w:p w14:paraId="0A1B87BF" w14:textId="5DF03055" w:rsidR="3AA201FD" w:rsidRDefault="61988CE3">
            <w:pPr>
              <w:pStyle w:val="TableParagraph"/>
              <w:spacing w:before="71"/>
              <w:ind w:right="123"/>
              <w:rPr>
                <w:del w:id="274" w:author="julimar8a" w:date="2024-04-24T20:22:00Z" w16du:dateUtc="2024-04-24T20:22:13Z"/>
                <w:rFonts w:ascii="Arial" w:eastAsia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pPrChange w:id="275" w:author="julimar8a" w:date="2024-04-17T19:09:00Z">
                <w:pPr/>
              </w:pPrChange>
            </w:pPr>
            <w:r w:rsidRPr="4DD53B6A">
              <w:rPr>
                <w:rFonts w:ascii="Arial" w:eastAsia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Modificación del documento </w:t>
            </w:r>
            <w:r w:rsidR="7FBA1DC8" w:rsidRPr="4DD53B6A">
              <w:rPr>
                <w:rFonts w:ascii="Arial" w:eastAsia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Mercancías peligrosas</w:t>
            </w:r>
            <w:r w:rsidRPr="4DD53B6A">
              <w:rPr>
                <w:rFonts w:ascii="Arial" w:eastAsia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en estado “Por corregir” y con emisión de opinión desfavorable, con datos de entrada correctos</w:t>
            </w:r>
          </w:p>
          <w:p w14:paraId="350BE078" w14:textId="039F8818" w:rsidR="3AA201FD" w:rsidRDefault="3AA201FD">
            <w:pPr>
              <w:spacing w:before="7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276" w:author="julimar8a" w:date="2024-04-17T19:09:00Z">
                <w:pPr/>
              </w:pPrChange>
            </w:pPr>
          </w:p>
          <w:p w14:paraId="2AFC3A4C" w14:textId="4B9E06B3" w:rsidR="3AA201FD" w:rsidRDefault="3AA201FD">
            <w:pPr>
              <w:pStyle w:val="TableParagraph"/>
              <w:ind w:left="78" w:right="314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277" w:author="julimar8a" w:date="2024-04-17T20:59:00Z">
                <w:pPr>
                  <w:pStyle w:val="TableParagraph"/>
                  <w:ind w:left="78" w:right="314"/>
                </w:pPr>
              </w:pPrChange>
            </w:pPr>
            <w:r w:rsidRPr="3AA201FD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Dado</w:t>
            </w: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un usuario que se encuentra en la vista de </w:t>
            </w:r>
            <w:r w:rsidR="7F755798"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Mercancías peligrosas</w:t>
            </w:r>
            <w:r w:rsidR="0A3F7E33"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, Subpestaña Entrada, columna Acciones de la grilla</w:t>
            </w: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,</w:t>
            </w:r>
            <w:r w:rsidR="6A6F0F35"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y escoge Editar (</w:t>
            </w:r>
            <w:proofErr w:type="spellStart"/>
            <w:r w:rsidR="6A6F0F35"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wireframe</w:t>
            </w:r>
            <w:proofErr w:type="spellEnd"/>
            <w:r w:rsidR="6A6F0F35"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3)</w:t>
            </w:r>
            <w:ins w:id="278" w:author="julimar8a" w:date="2024-04-17T20:59:00Z">
              <w:r w:rsidR="6A6F0F35" w:rsidRPr="3AA201FD">
                <w:rPr>
                  <w:rFonts w:ascii="Arial" w:eastAsia="Arial" w:hAnsi="Arial" w:cs="Arial"/>
                  <w:color w:val="000000" w:themeColor="text1"/>
                  <w:sz w:val="20"/>
                  <w:szCs w:val="20"/>
                </w:rPr>
                <w:t>,</w:t>
              </w:r>
            </w:ins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para realizar la modificación </w:t>
            </w:r>
            <w:r w:rsidR="6645D4A3"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de </w:t>
            </w:r>
            <w:r w:rsidR="3A55B3FB"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registr</w:t>
            </w: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os</w:t>
            </w:r>
            <w:r w:rsidR="06D11236"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</w:t>
            </w:r>
            <w:r w:rsidR="7EF9C426"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de la grilla </w:t>
            </w:r>
            <w:r w:rsidR="06D11236"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en la subpestaña Entrada/Salida</w:t>
            </w:r>
            <w:r w:rsidR="195E4969"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, con e</w:t>
            </w:r>
            <w:r w:rsidR="06D11236"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l documento c</w:t>
            </w:r>
            <w:r w:rsidR="5E21812D"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o</w:t>
            </w: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n estado “Por corregir” y con emisión de opinión desfavorable, </w:t>
            </w:r>
            <w:r w:rsidR="74CA00B2"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cuando los </w:t>
            </w: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datos de entrada</w:t>
            </w:r>
            <w:r w:rsidR="5EE3612A"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se encuentran</w:t>
            </w: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correctos</w:t>
            </w:r>
          </w:p>
          <w:p w14:paraId="55429BDE" w14:textId="0792935C" w:rsidR="3AA201FD" w:rsidRDefault="3AA201FD">
            <w:pPr>
              <w:spacing w:before="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279" w:author="julimar8a" w:date="2024-04-17T19:09:00Z">
                <w:pPr/>
              </w:pPrChange>
            </w:pPr>
          </w:p>
          <w:p w14:paraId="588EDABC" w14:textId="63F7F260" w:rsidR="3AA201FD" w:rsidRDefault="3AA201FD">
            <w:pPr>
              <w:pStyle w:val="TableParagraph"/>
              <w:spacing w:before="1"/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280" w:author="julimar8a" w:date="2024-04-17T21:00:00Z">
                <w:pPr/>
              </w:pPrChange>
            </w:pPr>
            <w:r w:rsidRPr="3AA201FD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Cuando</w:t>
            </w: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seleccione “Guardar”</w:t>
            </w:r>
            <w:r w:rsidR="56ED2574" w:rsidRPr="3AA201FD">
              <w:rPr>
                <w:rFonts w:ascii="Arial" w:eastAsia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(</w:t>
            </w:r>
            <w:proofErr w:type="spellStart"/>
            <w:r w:rsidR="56ED2574" w:rsidRPr="3AA201FD">
              <w:rPr>
                <w:rFonts w:ascii="Arial" w:eastAsia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wireframe</w:t>
            </w:r>
            <w:proofErr w:type="spellEnd"/>
            <w:r w:rsidR="56ED2574" w:rsidRPr="3AA201FD">
              <w:rPr>
                <w:rFonts w:ascii="Arial" w:eastAsia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4)</w:t>
            </w:r>
          </w:p>
          <w:p w14:paraId="15E7769A" w14:textId="71D8D974" w:rsidR="3AA201FD" w:rsidRDefault="61988CE3">
            <w:pPr>
              <w:pStyle w:val="TableParagraph"/>
              <w:spacing w:before="143"/>
              <w:ind w:left="78" w:right="97"/>
              <w:rPr>
                <w:del w:id="281" w:author="julimar8a" w:date="2024-04-24T20:21:00Z" w16du:dateUtc="2024-04-24T20:21:56Z"/>
                <w:rFonts w:ascii="Arial" w:eastAsia="Arial" w:hAnsi="Arial" w:cs="Arial"/>
                <w:color w:val="D13438"/>
                <w:sz w:val="20"/>
                <w:szCs w:val="20"/>
              </w:rPr>
              <w:pPrChange w:id="282" w:author="julimar8a" w:date="2024-04-17T19:09:00Z">
                <w:pPr/>
              </w:pPrChange>
            </w:pPr>
            <w:r w:rsidRPr="4DD53B6A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Entonces</w:t>
            </w: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: no cambia el estado del documento de </w:t>
            </w:r>
            <w:r w:rsidR="7FBA1DC8"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Mercancías peligrosas</w:t>
            </w: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, se modifica el registro del documento y se muestra un mensaje informativo con la operación realizada </w:t>
            </w:r>
            <w:r w:rsidRPr="4DD53B6A">
              <w:rPr>
                <w:rFonts w:ascii="Arial" w:eastAsia="Arial" w:hAnsi="Arial" w:cs="Arial"/>
                <w:color w:val="0052CC"/>
                <w:sz w:val="20"/>
                <w:szCs w:val="20"/>
              </w:rPr>
              <w:t>I0002</w:t>
            </w:r>
          </w:p>
          <w:p w14:paraId="501589FA" w14:textId="14C186CB" w:rsidR="3AA201FD" w:rsidRDefault="3AA201FD">
            <w:pPr>
              <w:spacing w:before="143"/>
              <w:ind w:left="78" w:right="97"/>
              <w:rPr>
                <w:rFonts w:ascii="Arial" w:eastAsia="Arial" w:hAnsi="Arial" w:cs="Arial"/>
                <w:color w:val="0052CC"/>
                <w:sz w:val="20"/>
                <w:szCs w:val="20"/>
              </w:rPr>
              <w:pPrChange w:id="283" w:author="julimar8a" w:date="2024-04-17T19:09:00Z">
                <w:pPr/>
              </w:pPrChange>
            </w:pPr>
          </w:p>
        </w:tc>
      </w:tr>
      <w:tr w:rsidR="3AA201FD" w14:paraId="6DCE5C16" w14:textId="77777777" w:rsidTr="4DD53B6A">
        <w:trPr>
          <w:trHeight w:val="2700"/>
        </w:trPr>
        <w:tc>
          <w:tcPr>
            <w:tcW w:w="1875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Mar>
              <w:left w:w="105" w:type="dxa"/>
              <w:right w:w="105" w:type="dxa"/>
            </w:tcMar>
          </w:tcPr>
          <w:p w14:paraId="6EFCDCE1" w14:textId="19CF60F0" w:rsidR="3AA201FD" w:rsidRDefault="3AA201FD">
            <w:pPr>
              <w:pStyle w:val="TableParagraph"/>
              <w:spacing w:before="71"/>
              <w:ind w:left="77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284" w:author="julimar8a" w:date="2024-04-17T19:09:00Z">
                <w:pPr/>
              </w:pPrChange>
            </w:pP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Escenario 2</w:t>
            </w:r>
          </w:p>
        </w:tc>
        <w:tc>
          <w:tcPr>
            <w:tcW w:w="6600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Mar>
              <w:left w:w="105" w:type="dxa"/>
              <w:right w:w="105" w:type="dxa"/>
            </w:tcMar>
          </w:tcPr>
          <w:p w14:paraId="4672B01B" w14:textId="3EFADAEE" w:rsidR="3AA201FD" w:rsidRDefault="3AA201FD">
            <w:pPr>
              <w:pStyle w:val="TableParagraph"/>
              <w:spacing w:before="71"/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285" w:author="julimar8a" w:date="2024-04-17T19:09:00Z">
                <w:pPr/>
              </w:pPrChange>
            </w:pPr>
            <w:r w:rsidRPr="3AA201FD">
              <w:rPr>
                <w:rFonts w:ascii="Arial" w:eastAsia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Modificación de la información de </w:t>
            </w:r>
            <w:r w:rsidR="7F755798" w:rsidRPr="3AA201FD">
              <w:rPr>
                <w:rFonts w:ascii="Arial" w:eastAsia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Mercancías peligrosas</w:t>
            </w:r>
            <w:r w:rsidRPr="3AA201FD">
              <w:rPr>
                <w:rFonts w:ascii="Arial" w:eastAsia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en estado “Por enviar” y con datos de entrada correctos</w:t>
            </w:r>
          </w:p>
          <w:p w14:paraId="5E75D9E4" w14:textId="18132156" w:rsidR="3AA201FD" w:rsidRDefault="3AA201FD">
            <w:pPr>
              <w:pStyle w:val="TableParagraph"/>
              <w:spacing w:before="144"/>
              <w:ind w:left="78" w:right="856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286" w:author="julimar8a" w:date="2024-04-17T19:09:00Z">
                <w:pPr/>
              </w:pPrChange>
            </w:pPr>
            <w:r w:rsidRPr="3AA201FD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Dado</w:t>
            </w: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un usuario que se encuentra en la vista de “</w:t>
            </w:r>
            <w:r w:rsidR="7F755798"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Mercancías peligrosas</w:t>
            </w: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”, para realizar la   modificación de la información en estado “Por enviar” y con datos de entrada correctos</w:t>
            </w:r>
          </w:p>
          <w:p w14:paraId="44EB24D9" w14:textId="5C8608D1" w:rsidR="3AA201FD" w:rsidRDefault="3AA201FD">
            <w:pPr>
              <w:spacing w:before="7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287" w:author="julimar8a" w:date="2024-04-17T19:09:00Z">
                <w:pPr/>
              </w:pPrChange>
            </w:pPr>
          </w:p>
          <w:p w14:paraId="101D5C5D" w14:textId="0852DC0E" w:rsidR="3AA201FD" w:rsidRDefault="3AA201FD">
            <w:pPr>
              <w:pStyle w:val="TableParagraph"/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288" w:author="julimar8a" w:date="2024-04-17T19:09:00Z">
                <w:pPr/>
              </w:pPrChange>
            </w:pPr>
            <w:r w:rsidRPr="3AA201FD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Cuando</w:t>
            </w: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seleccione “Guardar”</w:t>
            </w:r>
          </w:p>
          <w:p w14:paraId="65F28BB9" w14:textId="0D97A30A" w:rsidR="3AA201FD" w:rsidRDefault="61988CE3">
            <w:pPr>
              <w:pStyle w:val="TableParagraph"/>
              <w:spacing w:before="143"/>
              <w:ind w:left="78" w:right="430"/>
              <w:rPr>
                <w:rFonts w:ascii="Arial" w:eastAsia="Arial" w:hAnsi="Arial" w:cs="Arial"/>
                <w:color w:val="D13438"/>
                <w:sz w:val="20"/>
                <w:szCs w:val="20"/>
              </w:rPr>
              <w:pPrChange w:id="289" w:author="julimar8a" w:date="2024-04-17T19:09:00Z">
                <w:pPr/>
              </w:pPrChange>
            </w:pPr>
            <w:r w:rsidRPr="4DD53B6A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Entonces</w:t>
            </w: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: no cambia el estado del documento </w:t>
            </w:r>
            <w:r w:rsidR="7FBA1DC8"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Mercancías peligrosas</w:t>
            </w: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, se modifica el registro del documento y se muestra un mensaje informativo con la operación realizada </w:t>
            </w:r>
            <w:r w:rsidRPr="4DD53B6A">
              <w:rPr>
                <w:rFonts w:ascii="Arial" w:eastAsia="Arial" w:hAnsi="Arial" w:cs="Arial"/>
                <w:color w:val="0052CC"/>
                <w:sz w:val="20"/>
                <w:szCs w:val="20"/>
              </w:rPr>
              <w:t>I0002</w:t>
            </w:r>
          </w:p>
        </w:tc>
      </w:tr>
      <w:tr w:rsidR="3AA201FD" w14:paraId="18DD4E4E" w14:textId="77777777" w:rsidTr="4DD53B6A">
        <w:trPr>
          <w:trHeight w:val="2655"/>
        </w:trPr>
        <w:tc>
          <w:tcPr>
            <w:tcW w:w="1875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Mar>
              <w:left w:w="105" w:type="dxa"/>
              <w:right w:w="105" w:type="dxa"/>
            </w:tcMar>
          </w:tcPr>
          <w:p w14:paraId="7C562CB9" w14:textId="41BE4F58" w:rsidR="3AA201FD" w:rsidRDefault="3AA201FD">
            <w:pPr>
              <w:pStyle w:val="TableParagraph"/>
              <w:spacing w:before="71"/>
              <w:ind w:left="77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290" w:author="julimar8a" w:date="2024-04-17T19:09:00Z">
                <w:pPr/>
              </w:pPrChange>
            </w:pP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Escenario 3</w:t>
            </w:r>
          </w:p>
        </w:tc>
        <w:tc>
          <w:tcPr>
            <w:tcW w:w="6600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Mar>
              <w:left w:w="105" w:type="dxa"/>
              <w:right w:w="105" w:type="dxa"/>
            </w:tcMar>
          </w:tcPr>
          <w:p w14:paraId="18319722" w14:textId="5057AFC1" w:rsidR="3AA201FD" w:rsidRDefault="3AA201FD">
            <w:pPr>
              <w:pStyle w:val="TableParagraph"/>
              <w:spacing w:before="71"/>
              <w:ind w:left="78" w:right="574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291" w:author="julimar8a" w:date="2024-04-17T19:09:00Z">
                <w:pPr/>
              </w:pPrChange>
            </w:pPr>
            <w:r w:rsidRPr="3AA201FD">
              <w:rPr>
                <w:rFonts w:ascii="Arial" w:eastAsia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Modificación de</w:t>
            </w:r>
            <w:ins w:id="292" w:author="julimar8a" w:date="2024-04-17T21:06:00Z">
              <w:r w:rsidR="2C445FCD" w:rsidRPr="3AA201FD">
                <w:rPr>
                  <w:rFonts w:ascii="Arial" w:eastAsia="Arial" w:hAnsi="Arial" w:cs="Arial"/>
                  <w:b/>
                  <w:bCs/>
                  <w:i/>
                  <w:iCs/>
                  <w:color w:val="000000" w:themeColor="text1"/>
                  <w:sz w:val="20"/>
                  <w:szCs w:val="20"/>
                </w:rPr>
                <w:t>l</w:t>
              </w:r>
            </w:ins>
            <w:r w:rsidRPr="3AA201FD">
              <w:rPr>
                <w:rFonts w:ascii="Arial" w:eastAsia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documento </w:t>
            </w:r>
            <w:r w:rsidR="7F755798" w:rsidRPr="3AA201FD">
              <w:rPr>
                <w:rFonts w:ascii="Arial" w:eastAsia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Mercancías peligrosas</w:t>
            </w:r>
            <w:r w:rsidRPr="3AA201FD">
              <w:rPr>
                <w:rFonts w:ascii="Arial" w:eastAsia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en estado diferente a “Por enviar” y/o sin emisión de opinión desfavorable, con datos de entrada correctos</w:t>
            </w:r>
          </w:p>
          <w:p w14:paraId="3C8A15F3" w14:textId="5950B94B" w:rsidR="3AA201FD" w:rsidRDefault="3AA201FD">
            <w:pPr>
              <w:spacing w:before="7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293" w:author="julimar8a" w:date="2024-04-17T19:09:00Z">
                <w:pPr/>
              </w:pPrChange>
            </w:pPr>
          </w:p>
          <w:p w14:paraId="272E70B4" w14:textId="5E899102" w:rsidR="3AA201FD" w:rsidRDefault="3AA201FD">
            <w:pPr>
              <w:pStyle w:val="TableParagraph"/>
              <w:ind w:left="78" w:right="856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294" w:author="julimar8a" w:date="2024-04-17T19:09:00Z">
                <w:pPr/>
              </w:pPrChange>
            </w:pPr>
            <w:r w:rsidRPr="3AA201FD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Dado</w:t>
            </w: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un usuario que se encuentra en la vista de “</w:t>
            </w:r>
            <w:r w:rsidR="7F755798"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Mercancías peligrosas</w:t>
            </w: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”, para realizar la   modificación de información con un estado diferente a “Por enviar” y/o sin emisión de opinión desfavorable, con datos correctos</w:t>
            </w:r>
          </w:p>
          <w:p w14:paraId="4E8B5A50" w14:textId="22EAE368" w:rsidR="3AA201FD" w:rsidRDefault="3AA201FD">
            <w:pPr>
              <w:spacing w:before="9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295" w:author="julimar8a" w:date="2024-04-17T19:09:00Z">
                <w:pPr/>
              </w:pPrChange>
            </w:pPr>
          </w:p>
          <w:p w14:paraId="37231DE6" w14:textId="366CB1F3" w:rsidR="3AA201FD" w:rsidRDefault="3AA201FD">
            <w:pPr>
              <w:pStyle w:val="TableParagraph"/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296" w:author="julimar8a" w:date="2024-04-17T19:09:00Z">
                <w:pPr/>
              </w:pPrChange>
            </w:pPr>
            <w:r w:rsidRPr="3AA201FD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Cuando</w:t>
            </w: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seleccione “Guardar”</w:t>
            </w:r>
          </w:p>
          <w:p w14:paraId="17486585" w14:textId="61BD331E" w:rsidR="3AA201FD" w:rsidRDefault="61988CE3">
            <w:pPr>
              <w:pStyle w:val="TableParagraph"/>
              <w:spacing w:before="143"/>
              <w:ind w:left="78"/>
              <w:rPr>
                <w:rFonts w:ascii="Arial" w:eastAsia="Arial" w:hAnsi="Arial" w:cs="Arial"/>
                <w:color w:val="D13438"/>
                <w:sz w:val="20"/>
                <w:szCs w:val="20"/>
              </w:rPr>
              <w:pPrChange w:id="297" w:author="julimar8a" w:date="2024-04-17T19:09:00Z">
                <w:pPr/>
              </w:pPrChange>
            </w:pPr>
            <w:r w:rsidRPr="4DD53B6A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Entonces</w:t>
            </w: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: no se producirá la modificación y saltará el error </w:t>
            </w:r>
            <w:r w:rsidRPr="4DD53B6A">
              <w:rPr>
                <w:rFonts w:ascii="Arial" w:eastAsia="Arial" w:hAnsi="Arial" w:cs="Arial"/>
                <w:color w:val="0052CC"/>
                <w:sz w:val="20"/>
                <w:szCs w:val="20"/>
              </w:rPr>
              <w:t>E0013</w:t>
            </w:r>
          </w:p>
        </w:tc>
      </w:tr>
    </w:tbl>
    <w:p w14:paraId="22F2DB7E" w14:textId="1E532DAE" w:rsidR="00E53E0F" w:rsidRDefault="00E53E0F" w:rsidP="3AA201FD">
      <w:pPr>
        <w:pStyle w:val="Textoindependiente"/>
        <w:widowControl/>
        <w:autoSpaceDE/>
        <w:autoSpaceDN/>
        <w:spacing w:after="160" w:line="259" w:lineRule="auto"/>
        <w:rPr>
          <w:sz w:val="20"/>
          <w:szCs w:val="20"/>
        </w:rPr>
      </w:pPr>
    </w:p>
    <w:tbl>
      <w:tblPr>
        <w:tblStyle w:val="Tablaconcuadrcula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000" w:firstRow="0" w:lastRow="0" w:firstColumn="0" w:lastColumn="0" w:noHBand="0" w:noVBand="0"/>
      </w:tblPr>
      <w:tblGrid>
        <w:gridCol w:w="1875"/>
        <w:gridCol w:w="6600"/>
        <w:tblGridChange w:id="298">
          <w:tblGrid>
            <w:gridCol w:w="360"/>
            <w:gridCol w:w="360"/>
            <w:gridCol w:w="1155"/>
            <w:gridCol w:w="6600"/>
          </w:tblGrid>
        </w:tblGridChange>
      </w:tblGrid>
      <w:tr w:rsidR="4DD53B6A" w14:paraId="1D20F7DF" w14:textId="77777777" w:rsidTr="5ED3B499">
        <w:trPr>
          <w:trHeight w:val="720"/>
        </w:trPr>
        <w:tc>
          <w:tcPr>
            <w:tcW w:w="1875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shd w:val="clear" w:color="auto" w:fill="002060"/>
            <w:tcMar>
              <w:left w:w="105" w:type="dxa"/>
              <w:right w:w="105" w:type="dxa"/>
            </w:tcMar>
          </w:tcPr>
          <w:p w14:paraId="3B34AD01" w14:textId="69107E4A" w:rsidR="4DD53B6A" w:rsidRDefault="4DD53B6A" w:rsidP="4DD53B6A">
            <w:pPr>
              <w:pStyle w:val="TableParagraph"/>
              <w:spacing w:before="106" w:line="247" w:lineRule="auto"/>
              <w:ind w:right="377"/>
              <w:jc w:val="center"/>
              <w:rPr>
                <w:rFonts w:ascii="Arial" w:eastAsia="Arial" w:hAnsi="Arial" w:cs="Arial"/>
                <w:color w:val="FFFFFF" w:themeColor="background1"/>
                <w:sz w:val="20"/>
                <w:szCs w:val="20"/>
              </w:rPr>
            </w:pPr>
            <w:r w:rsidRPr="4DD53B6A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lastRenderedPageBreak/>
              <w:t>Criterio de</w:t>
            </w:r>
          </w:p>
          <w:p w14:paraId="13553B5D" w14:textId="3E71F0D1" w:rsidR="4DD53B6A" w:rsidRDefault="4DD53B6A" w:rsidP="4DD53B6A">
            <w:pPr>
              <w:pStyle w:val="TableParagraph"/>
              <w:spacing w:before="1"/>
              <w:jc w:val="both"/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 w:rsidRPr="4DD53B6A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>Aceptación 5</w:t>
            </w:r>
          </w:p>
        </w:tc>
        <w:tc>
          <w:tcPr>
            <w:tcW w:w="6600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shd w:val="clear" w:color="auto" w:fill="002060"/>
            <w:tcMar>
              <w:left w:w="105" w:type="dxa"/>
              <w:right w:w="105" w:type="dxa"/>
            </w:tcMar>
          </w:tcPr>
          <w:p w14:paraId="633E5C40" w14:textId="69BC8A8C" w:rsidR="4DD53B6A" w:rsidRDefault="4DD53B6A" w:rsidP="4DD53B6A">
            <w:pPr>
              <w:pStyle w:val="TableParagraph"/>
              <w:spacing w:before="106"/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 w:rsidRPr="4DD53B6A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 xml:space="preserve">El sistema debe permitir </w:t>
            </w:r>
            <w:r w:rsidR="0B6ED4EC" w:rsidRPr="4DD53B6A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>adjuntar los documentos</w:t>
            </w:r>
            <w:r w:rsidRPr="4DD53B6A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 xml:space="preserve"> de Mercancías Peligrosas</w:t>
            </w:r>
          </w:p>
        </w:tc>
      </w:tr>
      <w:tr w:rsidR="4DD53B6A" w14:paraId="235E32A9" w14:textId="77777777" w:rsidTr="5ED3B499">
        <w:trPr>
          <w:trHeight w:val="495"/>
        </w:trPr>
        <w:tc>
          <w:tcPr>
            <w:tcW w:w="1875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Mar>
              <w:left w:w="105" w:type="dxa"/>
              <w:right w:w="105" w:type="dxa"/>
            </w:tcMar>
          </w:tcPr>
          <w:p w14:paraId="2742BC5D" w14:textId="32340232" w:rsidR="4DD53B6A" w:rsidRDefault="4DD53B6A" w:rsidP="4DD53B6A">
            <w:pPr>
              <w:pStyle w:val="TableParagraph"/>
              <w:spacing w:before="71"/>
              <w:ind w:left="77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Descripción</w:t>
            </w:r>
          </w:p>
        </w:tc>
        <w:tc>
          <w:tcPr>
            <w:tcW w:w="6600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Mar>
              <w:left w:w="105" w:type="dxa"/>
              <w:right w:w="105" w:type="dxa"/>
            </w:tcMar>
          </w:tcPr>
          <w:p w14:paraId="5B8C68EC" w14:textId="41E40197" w:rsidR="4DD53B6A" w:rsidRDefault="4DD53B6A" w:rsidP="4DD53B6A">
            <w:pPr>
              <w:pStyle w:val="TableParagraph"/>
              <w:spacing w:before="71"/>
              <w:ind w:left="78" w:right="396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Se comprobará que se </w:t>
            </w:r>
            <w:r w:rsidR="2ED9C84E"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cuenta con</w:t>
            </w:r>
            <w:r w:rsidR="1AAD69E9"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los</w:t>
            </w: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documento</w:t>
            </w:r>
            <w:r w:rsidR="4044E014"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s</w:t>
            </w: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</w:t>
            </w:r>
            <w:r w:rsidR="28F7640C"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requeridos </w:t>
            </w: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de “Mercancías peligrosas”</w:t>
            </w:r>
          </w:p>
        </w:tc>
      </w:tr>
      <w:tr w:rsidR="4DD53B6A" w14:paraId="5B2780EB" w14:textId="77777777" w:rsidTr="5ED3B499">
        <w:trPr>
          <w:trHeight w:val="4170"/>
        </w:trPr>
        <w:tc>
          <w:tcPr>
            <w:tcW w:w="1875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Mar>
              <w:left w:w="105" w:type="dxa"/>
              <w:right w:w="105" w:type="dxa"/>
            </w:tcMar>
          </w:tcPr>
          <w:p w14:paraId="725A6C7D" w14:textId="168F4D27" w:rsidR="4DD53B6A" w:rsidRDefault="4DD53B6A" w:rsidP="4DD53B6A">
            <w:pPr>
              <w:pStyle w:val="TableParagraph"/>
              <w:spacing w:before="71"/>
              <w:ind w:left="77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Escenario 1</w:t>
            </w:r>
          </w:p>
        </w:tc>
        <w:tc>
          <w:tcPr>
            <w:tcW w:w="6600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Mar>
              <w:left w:w="105" w:type="dxa"/>
              <w:right w:w="105" w:type="dxa"/>
            </w:tcMar>
          </w:tcPr>
          <w:p w14:paraId="56B381D6" w14:textId="3CB6764F" w:rsidR="4DD53B6A" w:rsidRDefault="4DD53B6A" w:rsidP="4DD53B6A">
            <w:pPr>
              <w:pStyle w:val="TableParagraph"/>
              <w:spacing w:before="71"/>
              <w:ind w:left="78"/>
              <w:rPr>
                <w:rFonts w:ascii="Arial" w:eastAsia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</w:pPr>
            <w:r w:rsidRPr="4DD53B6A">
              <w:rPr>
                <w:rFonts w:ascii="Arial" w:eastAsia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El sistema debe </w:t>
            </w:r>
            <w:r w:rsidR="16FBC575" w:rsidRPr="4DD53B6A">
              <w:rPr>
                <w:rFonts w:ascii="Arial" w:eastAsia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valida</w:t>
            </w:r>
            <w:r w:rsidRPr="4DD53B6A">
              <w:rPr>
                <w:rFonts w:ascii="Arial" w:eastAsia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r </w:t>
            </w:r>
            <w:r w:rsidR="0A830A7E" w:rsidRPr="4DD53B6A">
              <w:rPr>
                <w:rFonts w:ascii="Arial" w:eastAsia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la documentación adjunta </w:t>
            </w:r>
            <w:r w:rsidRPr="4DD53B6A">
              <w:rPr>
                <w:rFonts w:ascii="Arial" w:eastAsia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de Mercancías peligrosas </w:t>
            </w:r>
            <w:r w:rsidR="3FE63B2C" w:rsidRPr="4DD53B6A">
              <w:rPr>
                <w:rFonts w:ascii="Arial" w:eastAsia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cuando la casilla “Requiere autorización de carga/descarga Clase 1”</w:t>
            </w:r>
            <w:r w:rsidR="01663E7D" w:rsidRPr="4DD53B6A">
              <w:rPr>
                <w:rFonts w:ascii="Arial" w:eastAsia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está marcada</w:t>
            </w:r>
          </w:p>
          <w:p w14:paraId="7B15CA51" w14:textId="0C3AC7F8" w:rsidR="4DD53B6A" w:rsidRDefault="4DD53B6A" w:rsidP="4DD53B6A">
            <w:pPr>
              <w:pStyle w:val="TableParagraph"/>
              <w:spacing w:before="71"/>
              <w:ind w:left="78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</w:p>
          <w:p w14:paraId="45465ED2" w14:textId="4A6C2B3C" w:rsidR="01663E7D" w:rsidRDefault="01663E7D">
            <w:pPr>
              <w:pStyle w:val="TableParagraph"/>
              <w:spacing w:before="71"/>
              <w:ind w:left="78"/>
              <w:rPr>
                <w:ins w:id="299" w:author="julimar8a" w:date="2024-04-24T20:33:00Z" w16du:dateUtc="2024-04-24T20:33:03Z"/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300" w:author="julimar8a" w:date="2024-04-24T20:31:00Z">
                <w:pPr/>
              </w:pPrChange>
            </w:pPr>
            <w:r w:rsidRPr="4DD53B6A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 xml:space="preserve">Dado </w:t>
            </w: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que un usuario se encuentra en la vista </w:t>
            </w:r>
            <w:r w:rsidR="21438BDF"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'</w:t>
            </w: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Mercancías peligrosas’, y marca la casilla </w:t>
            </w:r>
            <w:r w:rsidRPr="4DD53B6A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'Requiere autorización carga/descarga Clase 1’</w:t>
            </w: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</w:t>
            </w:r>
          </w:p>
          <w:p w14:paraId="1F1B1B6B" w14:textId="63AE96CE" w:rsidR="01663E7D" w:rsidRDefault="01663E7D" w:rsidP="4DD53B6A">
            <w:pPr>
              <w:pStyle w:val="TableParagraph"/>
              <w:spacing w:before="71"/>
              <w:ind w:left="78"/>
              <w:rPr>
                <w:rFonts w:ascii="Arial" w:eastAsia="Arial" w:hAnsi="Arial" w:cs="Arial"/>
                <w:color w:val="0078D4"/>
                <w:sz w:val="20"/>
                <w:szCs w:val="20"/>
              </w:rPr>
            </w:pP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</w:t>
            </w:r>
          </w:p>
          <w:p w14:paraId="3DDA2414" w14:textId="7653F9F5" w:rsidR="01663E7D" w:rsidRDefault="01663E7D">
            <w:pPr>
              <w:pStyle w:val="TableParagraph"/>
              <w:spacing w:before="71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301" w:author="julimar8a" w:date="2024-04-24T20:34:00Z">
                <w:pPr/>
              </w:pPrChange>
            </w:pPr>
            <w:r w:rsidRPr="4DD53B6A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 xml:space="preserve">Cuando </w:t>
            </w: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el rol</w:t>
            </w:r>
            <w:ins w:id="302" w:author="Martín Andrés Gutiérrez López" w:date="2024-12-11T23:46:00Z" w16du:dateUtc="2024-12-12T04:46:00Z">
              <w:r w:rsidR="00DF44D6">
                <w:rPr>
                  <w:rFonts w:ascii="Arial" w:eastAsia="Arial" w:hAnsi="Arial" w:cs="Arial"/>
                  <w:color w:val="000000" w:themeColor="text1"/>
                  <w:sz w:val="20"/>
                  <w:szCs w:val="20"/>
                </w:rPr>
                <w:t xml:space="preserve"> </w:t>
              </w:r>
              <w:r w:rsidR="00DF44D6" w:rsidRPr="00DF44D6">
                <w:rPr>
                  <w:rFonts w:ascii="Arial" w:eastAsia="Arial" w:hAnsi="Arial" w:cs="Arial"/>
                  <w:color w:val="000000" w:themeColor="text1"/>
                  <w:sz w:val="20"/>
                  <w:szCs w:val="20"/>
                  <w:highlight w:val="yellow"/>
                  <w:rPrChange w:id="303" w:author="Martín Andrés Gutiérrez López" w:date="2024-12-11T23:47:00Z" w16du:dateUtc="2024-12-12T04:47:00Z">
                    <w:rPr>
                      <w:rFonts w:ascii="Arial" w:eastAsia="Arial" w:hAnsi="Arial" w:cs="Arial"/>
                      <w:color w:val="000000" w:themeColor="text1"/>
                      <w:sz w:val="20"/>
                      <w:szCs w:val="20"/>
                    </w:rPr>
                  </w:rPrChange>
                </w:rPr>
                <w:t>autoriz</w:t>
              </w:r>
            </w:ins>
            <w:ins w:id="304" w:author="Martín Andrés Gutiérrez López" w:date="2024-12-11T23:47:00Z" w16du:dateUtc="2024-12-12T04:47:00Z">
              <w:r w:rsidR="00DF44D6" w:rsidRPr="00DF44D6">
                <w:rPr>
                  <w:rFonts w:ascii="Arial" w:eastAsia="Arial" w:hAnsi="Arial" w:cs="Arial"/>
                  <w:color w:val="000000" w:themeColor="text1"/>
                  <w:sz w:val="20"/>
                  <w:szCs w:val="20"/>
                  <w:highlight w:val="yellow"/>
                  <w:rPrChange w:id="305" w:author="Martín Andrés Gutiérrez López" w:date="2024-12-11T23:47:00Z" w16du:dateUtc="2024-12-12T04:47:00Z">
                    <w:rPr>
                      <w:rFonts w:ascii="Arial" w:eastAsia="Arial" w:hAnsi="Arial" w:cs="Arial"/>
                      <w:color w:val="000000" w:themeColor="text1"/>
                      <w:sz w:val="20"/>
                      <w:szCs w:val="20"/>
                    </w:rPr>
                  </w:rPrChange>
                </w:rPr>
                <w:t>ador</w:t>
              </w:r>
            </w:ins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</w:t>
            </w:r>
            <w:ins w:id="306" w:author="Martín Andrés Gutiérrez López" w:date="2024-12-11T23:33:00Z" w16du:dateUtc="2024-12-12T04:33:00Z">
              <w:r w:rsidR="006B3028" w:rsidRPr="006B3028">
                <w:rPr>
                  <w:rFonts w:ascii="Arial" w:eastAsia="Arial" w:hAnsi="Arial" w:cs="Arial"/>
                  <w:color w:val="000000" w:themeColor="text1"/>
                  <w:sz w:val="20"/>
                  <w:szCs w:val="20"/>
                  <w:highlight w:val="yellow"/>
                  <w:rPrChange w:id="307" w:author="Martín Andrés Gutiérrez López" w:date="2024-12-11T23:37:00Z" w16du:dateUtc="2024-12-12T04:37:00Z">
                    <w:rPr>
                      <w:rFonts w:ascii="Arial" w:eastAsia="Arial" w:hAnsi="Arial" w:cs="Arial"/>
                      <w:color w:val="000000" w:themeColor="text1"/>
                      <w:sz w:val="20"/>
                      <w:szCs w:val="20"/>
                    </w:rPr>
                  </w:rPrChange>
                </w:rPr>
                <w:t>marque el botón “Enviar”</w:t>
              </w:r>
              <w:r w:rsidR="006B3028">
                <w:rPr>
                  <w:rFonts w:ascii="Arial" w:eastAsia="Arial" w:hAnsi="Arial" w:cs="Arial"/>
                  <w:color w:val="000000" w:themeColor="text1"/>
                  <w:sz w:val="20"/>
                  <w:szCs w:val="20"/>
                </w:rPr>
                <w:t xml:space="preserve"> </w:t>
              </w:r>
            </w:ins>
            <w:del w:id="308" w:author="Martín Andrés Gutiérrez López" w:date="2024-12-11T23:37:00Z" w16du:dateUtc="2024-12-12T04:37:00Z">
              <w:r w:rsidRPr="4DD53B6A" w:rsidDel="006B3028">
                <w:rPr>
                  <w:rFonts w:ascii="Arial" w:eastAsia="Arial" w:hAnsi="Arial" w:cs="Arial"/>
                  <w:color w:val="000000" w:themeColor="text1"/>
                  <w:sz w:val="20"/>
                  <w:szCs w:val="20"/>
                </w:rPr>
                <w:delText>seleccion</w:delText>
              </w:r>
              <w:r w:rsidR="61B2DC3F" w:rsidRPr="4DD53B6A" w:rsidDel="006B3028">
                <w:rPr>
                  <w:rFonts w:ascii="Arial" w:eastAsia="Arial" w:hAnsi="Arial" w:cs="Arial"/>
                  <w:color w:val="000000" w:themeColor="text1"/>
                  <w:sz w:val="20"/>
                  <w:szCs w:val="20"/>
                </w:rPr>
                <w:delText>e</w:delText>
              </w:r>
              <w:r w:rsidRPr="4DD53B6A" w:rsidDel="006B3028">
                <w:rPr>
                  <w:rFonts w:ascii="Arial" w:eastAsia="Arial" w:hAnsi="Arial" w:cs="Arial"/>
                  <w:color w:val="000000" w:themeColor="text1"/>
                  <w:sz w:val="20"/>
                  <w:szCs w:val="20"/>
                </w:rPr>
                <w:delText xml:space="preserve"> </w:delText>
              </w:r>
              <w:r w:rsidRPr="4DD53B6A" w:rsidDel="006B3028">
                <w:rPr>
                  <w:rFonts w:ascii="Arial" w:eastAsia="Arial" w:hAnsi="Arial" w:cs="Arial"/>
                  <w:b/>
                  <w:bCs/>
                  <w:color w:val="000000" w:themeColor="text1"/>
                  <w:sz w:val="20"/>
                  <w:szCs w:val="20"/>
                </w:rPr>
                <w:delText xml:space="preserve">‘Adjuntar documentos' </w:delText>
              </w:r>
            </w:del>
          </w:p>
          <w:p w14:paraId="5834D1F0" w14:textId="5777AB9A" w:rsidR="01663E7D" w:rsidRDefault="01663E7D">
            <w:pPr>
              <w:pStyle w:val="TableParagraph"/>
              <w:spacing w:before="143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309" w:author="julimar8a" w:date="2024-04-24T20:34:00Z">
                <w:pPr/>
              </w:pPrChange>
            </w:pPr>
            <w:r w:rsidRPr="4DD53B6A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Entonces</w:t>
            </w: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: </w:t>
            </w:r>
          </w:p>
          <w:p w14:paraId="3639FF40" w14:textId="5591DDC3" w:rsidR="01663E7D" w:rsidRDefault="01663E7D">
            <w:pPr>
              <w:pStyle w:val="TableParagrap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310" w:author="julimar8a" w:date="2024-04-24T20:36:00Z">
                <w:pPr/>
              </w:pPrChange>
            </w:pP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El sistema debe validar que los documentos especificados para: Clase 1 Carga/Descarga se hayan ingresado</w:t>
            </w:r>
            <w:r w:rsidR="646911DC"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.</w:t>
            </w:r>
          </w:p>
          <w:p w14:paraId="2535C9F6" w14:textId="00D6EC27" w:rsidR="4DD53B6A" w:rsidRDefault="4DD53B6A">
            <w:pPr>
              <w:rPr>
                <w:rFonts w:ascii="Arial" w:eastAsia="Arial" w:hAnsi="Arial" w:cs="Arial"/>
                <w:color w:val="0078D4"/>
                <w:sz w:val="20"/>
                <w:szCs w:val="20"/>
              </w:rPr>
            </w:pPr>
          </w:p>
          <w:p w14:paraId="1ECC7747" w14:textId="45ABD615" w:rsidR="01663E7D" w:rsidRDefault="01663E7D">
            <w:pPr>
              <w:pStyle w:val="TableParagrap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311" w:author="julimar8a" w:date="2024-04-24T20:31:00Z">
                <w:pPr>
                  <w:pStyle w:val="Prrafodelista"/>
                  <w:numPr>
                    <w:numId w:val="2"/>
                  </w:numPr>
                  <w:ind w:hanging="360"/>
                </w:pPr>
              </w:pPrChange>
            </w:pP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Manifiesto De Carga Peligrosa (Fal7)</w:t>
            </w:r>
            <w:ins w:id="312" w:author="Martín Andrés Gutiérrez López" w:date="2024-12-11T23:13:00Z" w16du:dateUtc="2024-12-12T04:13:00Z">
              <w:r w:rsidR="0071134C">
                <w:rPr>
                  <w:rFonts w:ascii="Arial" w:eastAsia="Arial" w:hAnsi="Arial" w:cs="Arial"/>
                  <w:color w:val="000000" w:themeColor="text1"/>
                  <w:sz w:val="20"/>
                  <w:szCs w:val="20"/>
                </w:rPr>
                <w:t xml:space="preserve"> (Acrónimo CP)</w:t>
              </w:r>
            </w:ins>
          </w:p>
          <w:p w14:paraId="706046C4" w14:textId="0AE8CBEA" w:rsidR="01663E7D" w:rsidRDefault="01663E7D">
            <w:pPr>
              <w:pStyle w:val="TableParagraph"/>
              <w:rPr>
                <w:ins w:id="313" w:author="julimar8a" w:date="2024-04-24T20:36:00Z" w16du:dateUtc="2024-04-24T20:36:01Z"/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314" w:author="julimar8a" w:date="2024-04-24T20:31:00Z">
                <w:pPr>
                  <w:pStyle w:val="Prrafodelista"/>
                  <w:numPr>
                    <w:numId w:val="2"/>
                  </w:numPr>
                  <w:ind w:hanging="360"/>
                </w:pPr>
              </w:pPrChange>
            </w:pP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Documentos Para La Autorización De </w:t>
            </w:r>
            <w:del w:id="315" w:author="Martín Andrés Gutiérrez López" w:date="2024-12-11T23:54:00Z" w16du:dateUtc="2024-12-12T04:54:00Z">
              <w:r w:rsidRPr="4DD53B6A" w:rsidDel="00070FB5">
                <w:rPr>
                  <w:rFonts w:ascii="Arial" w:eastAsia="Arial" w:hAnsi="Arial" w:cs="Arial"/>
                  <w:color w:val="000000" w:themeColor="text1"/>
                  <w:sz w:val="20"/>
                  <w:szCs w:val="20"/>
                </w:rPr>
                <w:delText xml:space="preserve"> </w:delText>
              </w:r>
            </w:del>
            <w:proofErr w:type="spellStart"/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Mmpp</w:t>
            </w:r>
            <w:proofErr w:type="spellEnd"/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Clase 1</w:t>
            </w:r>
            <w:ins w:id="316" w:author="julimar8a" w:date="2024-04-24T20:35:00Z">
              <w:del w:id="317" w:author="Martín Andrés Gutiérrez López" w:date="2024-12-11T23:54:00Z" w16du:dateUtc="2024-12-12T04:54:00Z">
                <w:r w:rsidR="05169F44" w:rsidRPr="4DD53B6A" w:rsidDel="00070FB5">
                  <w:rPr>
                    <w:rFonts w:ascii="Arial" w:eastAsia="Arial" w:hAnsi="Arial" w:cs="Arial"/>
                    <w:color w:val="000000" w:themeColor="text1"/>
                    <w:sz w:val="20"/>
                    <w:szCs w:val="20"/>
                  </w:rPr>
                  <w:delText xml:space="preserve"> </w:delText>
                </w:r>
              </w:del>
            </w:ins>
            <w:ins w:id="318" w:author="Martín Andrés Gutiérrez López" w:date="2024-12-11T23:13:00Z" w16du:dateUtc="2024-12-12T04:13:00Z">
              <w:r w:rsidR="0071134C">
                <w:rPr>
                  <w:rFonts w:ascii="Arial" w:eastAsia="Arial" w:hAnsi="Arial" w:cs="Arial"/>
                  <w:color w:val="000000" w:themeColor="text1"/>
                  <w:sz w:val="20"/>
                  <w:szCs w:val="20"/>
                </w:rPr>
                <w:t xml:space="preserve"> (Acrónimo </w:t>
              </w:r>
            </w:ins>
            <w:ins w:id="319" w:author="Martín Andrés Gutiérrez López" w:date="2024-12-11T23:14:00Z" w16du:dateUtc="2024-12-12T04:14:00Z">
              <w:r w:rsidR="0071134C">
                <w:rPr>
                  <w:rFonts w:ascii="Arial" w:eastAsia="Arial" w:hAnsi="Arial" w:cs="Arial"/>
                  <w:color w:val="000000" w:themeColor="text1"/>
                  <w:sz w:val="20"/>
                  <w:szCs w:val="20"/>
                </w:rPr>
                <w:t>AMPC1</w:t>
              </w:r>
            </w:ins>
            <w:ins w:id="320" w:author="Martín Andrés Gutiérrez López" w:date="2024-12-11T23:13:00Z" w16du:dateUtc="2024-12-12T04:13:00Z">
              <w:r w:rsidR="0071134C">
                <w:rPr>
                  <w:rFonts w:ascii="Arial" w:eastAsia="Arial" w:hAnsi="Arial" w:cs="Arial"/>
                  <w:color w:val="000000" w:themeColor="text1"/>
                  <w:sz w:val="20"/>
                  <w:szCs w:val="20"/>
                </w:rPr>
                <w:t>)</w:t>
              </w:r>
            </w:ins>
            <w:ins w:id="321" w:author="Martín Andrés Gutiérrez López" w:date="2024-12-11T23:55:00Z" w16du:dateUtc="2024-12-12T04:55:00Z">
              <w:r w:rsidR="00070FB5">
                <w:rPr>
                  <w:rFonts w:ascii="Arial" w:eastAsia="Arial" w:hAnsi="Arial" w:cs="Arial"/>
                  <w:color w:val="000000" w:themeColor="text1"/>
                  <w:sz w:val="20"/>
                  <w:szCs w:val="20"/>
                </w:rPr>
                <w:t>.</w:t>
              </w:r>
            </w:ins>
          </w:p>
          <w:p w14:paraId="2111C061" w14:textId="0F2864AA" w:rsidR="4DD53B6A" w:rsidRPr="00070FB5" w:rsidDel="006B3028" w:rsidRDefault="006B3028" w:rsidP="4DD53B6A">
            <w:pPr>
              <w:pStyle w:val="TableParagraph"/>
              <w:rPr>
                <w:ins w:id="322" w:author="julimar8a" w:date="2024-04-24T20:35:00Z" w16du:dateUtc="2024-04-24T20:35:47Z"/>
                <w:del w:id="323" w:author="Martín Andrés Gutiérrez López" w:date="2024-12-11T23:38:00Z" w16du:dateUtc="2024-12-12T04:38:00Z"/>
                <w:rFonts w:ascii="Arial" w:eastAsia="Arial" w:hAnsi="Arial" w:cs="Arial"/>
                <w:color w:val="000000" w:themeColor="text1"/>
                <w:sz w:val="20"/>
                <w:szCs w:val="20"/>
                <w:highlight w:val="yellow"/>
                <w:rPrChange w:id="324" w:author="Martín Andrés Gutiérrez López" w:date="2024-12-11T23:58:00Z" w16du:dateUtc="2024-12-12T04:58:00Z">
                  <w:rPr>
                    <w:ins w:id="325" w:author="julimar8a" w:date="2024-04-24T20:35:00Z" w16du:dateUtc="2024-04-24T20:35:47Z"/>
                    <w:del w:id="326" w:author="Martín Andrés Gutiérrez López" w:date="2024-12-11T23:38:00Z" w16du:dateUtc="2024-12-12T04:38:00Z"/>
                    <w:rFonts w:ascii="Arial" w:eastAsia="Arial" w:hAnsi="Arial" w:cs="Arial"/>
                    <w:color w:val="000000" w:themeColor="text1"/>
                    <w:sz w:val="20"/>
                    <w:szCs w:val="20"/>
                  </w:rPr>
                </w:rPrChange>
              </w:rPr>
            </w:pPr>
            <w:ins w:id="327" w:author="Martín Andrés Gutiérrez López" w:date="2024-12-11T23:33:00Z" w16du:dateUtc="2024-12-12T04:33:00Z">
              <w:r w:rsidRPr="00070FB5">
                <w:rPr>
                  <w:rFonts w:ascii="Arial" w:eastAsia="Arial" w:hAnsi="Arial" w:cs="Arial"/>
                  <w:color w:val="000000" w:themeColor="text1"/>
                  <w:sz w:val="20"/>
                  <w:szCs w:val="20"/>
                  <w:highlight w:val="yellow"/>
                  <w:rPrChange w:id="328" w:author="Martín Andrés Gutiérrez López" w:date="2024-12-11T23:58:00Z" w16du:dateUtc="2024-12-12T04:58:00Z">
                    <w:rPr>
                      <w:rFonts w:ascii="Arial" w:eastAsia="Arial" w:hAnsi="Arial" w:cs="Arial"/>
                      <w:color w:val="000000" w:themeColor="text1"/>
                      <w:sz w:val="20"/>
                      <w:szCs w:val="20"/>
                    </w:rPr>
                  </w:rPrChange>
                </w:rPr>
                <w:t>En caso de encontrar ambos documentos</w:t>
              </w:r>
            </w:ins>
            <w:ins w:id="329" w:author="Martín Andrés Gutiérrez López" w:date="2024-12-12T00:59:00Z" w16du:dateUtc="2024-12-12T05:59:00Z">
              <w:r w:rsidR="00B5612E">
                <w:rPr>
                  <w:rFonts w:ascii="Arial" w:eastAsia="Arial" w:hAnsi="Arial" w:cs="Arial"/>
                  <w:color w:val="000000" w:themeColor="text1"/>
                  <w:sz w:val="20"/>
                  <w:szCs w:val="20"/>
                  <w:highlight w:val="yellow"/>
                </w:rPr>
                <w:t xml:space="preserve"> (tienen que estar los dos)</w:t>
              </w:r>
            </w:ins>
            <w:ins w:id="330" w:author="Martín Andrés Gutiérrez López" w:date="2024-12-11T23:38:00Z" w16du:dateUtc="2024-12-12T04:38:00Z">
              <w:r w:rsidRPr="00070FB5">
                <w:rPr>
                  <w:rFonts w:ascii="Arial" w:eastAsia="Arial" w:hAnsi="Arial" w:cs="Arial"/>
                  <w:color w:val="000000" w:themeColor="text1"/>
                  <w:sz w:val="20"/>
                  <w:szCs w:val="20"/>
                  <w:highlight w:val="yellow"/>
                  <w:rPrChange w:id="331" w:author="Martín Andrés Gutiérrez López" w:date="2024-12-11T23:58:00Z" w16du:dateUtc="2024-12-12T04:58:00Z">
                    <w:rPr>
                      <w:rFonts w:ascii="Arial" w:eastAsia="Arial" w:hAnsi="Arial" w:cs="Arial"/>
                      <w:color w:val="000000" w:themeColor="text1"/>
                      <w:sz w:val="20"/>
                      <w:szCs w:val="20"/>
                    </w:rPr>
                  </w:rPrChange>
                </w:rPr>
                <w:t xml:space="preserve">, </w:t>
              </w:r>
            </w:ins>
          </w:p>
          <w:p w14:paraId="7044D4E7" w14:textId="0BCB7289" w:rsidR="05169F44" w:rsidDel="00B5612E" w:rsidRDefault="006B3028" w:rsidP="00B5612E">
            <w:pPr>
              <w:pStyle w:val="TableParagraph"/>
              <w:jc w:val="both"/>
              <w:rPr>
                <w:del w:id="332" w:author="julimar8a" w:date="2024-04-24T20:33:00Z" w16du:dateUtc="2024-04-24T20:33:50Z"/>
                <w:rFonts w:asciiTheme="minorHAnsi" w:eastAsiaTheme="minorEastAsia" w:hAnsiTheme="minorHAnsi" w:cstheme="minorBidi"/>
                <w:color w:val="0052CC"/>
                <w:sz w:val="20"/>
                <w:szCs w:val="20"/>
              </w:rPr>
              <w:pPrChange w:id="333" w:author="Martín Andrés Gutiérrez López" w:date="2024-12-12T01:01:00Z" w16du:dateUtc="2024-12-12T06:01:00Z">
                <w:pPr>
                  <w:pStyle w:val="TableParagraph"/>
                </w:pPr>
              </w:pPrChange>
            </w:pPr>
            <w:ins w:id="334" w:author="Martín Andrés Gutiérrez López" w:date="2024-12-11T23:38:00Z" w16du:dateUtc="2024-12-12T04:38:00Z">
              <w:r w:rsidRPr="00070FB5">
                <w:rPr>
                  <w:rFonts w:ascii="Arial" w:eastAsia="Arial" w:hAnsi="Arial" w:cs="Arial"/>
                  <w:color w:val="000000" w:themeColor="text1"/>
                  <w:sz w:val="20"/>
                  <w:szCs w:val="20"/>
                  <w:highlight w:val="yellow"/>
                  <w:rPrChange w:id="335" w:author="Martín Andrés Gutiérrez López" w:date="2024-12-11T23:58:00Z" w16du:dateUtc="2024-12-12T04:58:00Z">
                    <w:rPr>
                      <w:rFonts w:ascii="Arial" w:eastAsia="Arial" w:hAnsi="Arial" w:cs="Arial"/>
                      <w:color w:val="000000" w:themeColor="text1"/>
                      <w:sz w:val="20"/>
                      <w:szCs w:val="20"/>
                    </w:rPr>
                  </w:rPrChange>
                </w:rPr>
                <w:t xml:space="preserve">se debe </w:t>
              </w:r>
            </w:ins>
            <w:del w:id="336" w:author="Martín Andrés Gutiérrez López" w:date="2024-12-11T23:38:00Z" w16du:dateUtc="2024-12-12T04:38:00Z">
              <w:r w:rsidR="6CF485DF" w:rsidRPr="00070FB5" w:rsidDel="006B3028">
                <w:rPr>
                  <w:rFonts w:ascii="Arial" w:eastAsia="Arial" w:hAnsi="Arial" w:cs="Arial"/>
                  <w:color w:val="000000" w:themeColor="text1"/>
                  <w:sz w:val="20"/>
                  <w:szCs w:val="20"/>
                  <w:highlight w:val="yellow"/>
                  <w:rPrChange w:id="337" w:author="Martín Andrés Gutiérrez López" w:date="2024-12-11T23:58:00Z" w16du:dateUtc="2024-12-12T04:58:00Z">
                    <w:rPr>
                      <w:rFonts w:ascii="Arial" w:eastAsia="Arial" w:hAnsi="Arial" w:cs="Arial"/>
                      <w:color w:val="000000" w:themeColor="text1"/>
                      <w:sz w:val="20"/>
                      <w:szCs w:val="20"/>
                    </w:rPr>
                  </w:rPrChange>
                </w:rPr>
                <w:delText xml:space="preserve">Se </w:delText>
              </w:r>
            </w:del>
            <w:r w:rsidR="6CF485DF" w:rsidRPr="00070FB5">
              <w:rPr>
                <w:rFonts w:ascii="Arial" w:eastAsia="Arial" w:hAnsi="Arial" w:cs="Arial"/>
                <w:color w:val="000000" w:themeColor="text1"/>
                <w:sz w:val="20"/>
                <w:szCs w:val="20"/>
                <w:highlight w:val="yellow"/>
                <w:rPrChange w:id="338" w:author="Martín Andrés Gutiérrez López" w:date="2024-12-11T23:58:00Z" w16du:dateUtc="2024-12-12T04:58:00Z">
                  <w:rPr>
                    <w:rFonts w:ascii="Arial" w:eastAsia="Arial" w:hAnsi="Arial" w:cs="Arial"/>
                    <w:color w:val="000000" w:themeColor="text1"/>
                    <w:sz w:val="20"/>
                    <w:szCs w:val="20"/>
                  </w:rPr>
                </w:rPrChange>
              </w:rPr>
              <w:t>realiza</w:t>
            </w:r>
            <w:del w:id="339" w:author="Martín Andrés Gutiérrez López" w:date="2024-12-11T23:38:00Z" w16du:dateUtc="2024-12-12T04:38:00Z">
              <w:r w:rsidR="6CF485DF" w:rsidRPr="00070FB5" w:rsidDel="006B3028">
                <w:rPr>
                  <w:rFonts w:ascii="Arial" w:eastAsia="Arial" w:hAnsi="Arial" w:cs="Arial"/>
                  <w:color w:val="000000" w:themeColor="text1"/>
                  <w:sz w:val="20"/>
                  <w:szCs w:val="20"/>
                  <w:highlight w:val="yellow"/>
                  <w:rPrChange w:id="340" w:author="Martín Andrés Gutiérrez López" w:date="2024-12-11T23:58:00Z" w16du:dateUtc="2024-12-12T04:58:00Z">
                    <w:rPr>
                      <w:rFonts w:ascii="Arial" w:eastAsia="Arial" w:hAnsi="Arial" w:cs="Arial"/>
                      <w:color w:val="000000" w:themeColor="text1"/>
                      <w:sz w:val="20"/>
                      <w:szCs w:val="20"/>
                    </w:rPr>
                  </w:rPrChange>
                </w:rPr>
                <w:delText xml:space="preserve"> </w:delText>
              </w:r>
            </w:del>
            <w:ins w:id="341" w:author="Martín Andrés Gutiérrez López" w:date="2024-12-11T23:38:00Z" w16du:dateUtc="2024-12-12T04:38:00Z">
              <w:r w:rsidRPr="00070FB5">
                <w:rPr>
                  <w:rFonts w:ascii="Arial" w:eastAsia="Arial" w:hAnsi="Arial" w:cs="Arial"/>
                  <w:color w:val="000000" w:themeColor="text1"/>
                  <w:sz w:val="20"/>
                  <w:szCs w:val="20"/>
                  <w:highlight w:val="yellow"/>
                  <w:rPrChange w:id="342" w:author="Martín Andrés Gutiérrez López" w:date="2024-12-11T23:58:00Z" w16du:dateUtc="2024-12-12T04:58:00Z">
                    <w:rPr>
                      <w:rFonts w:ascii="Arial" w:eastAsia="Arial" w:hAnsi="Arial" w:cs="Arial"/>
                      <w:color w:val="000000" w:themeColor="text1"/>
                      <w:sz w:val="20"/>
                      <w:szCs w:val="20"/>
                    </w:rPr>
                  </w:rPrChange>
                </w:rPr>
                <w:t xml:space="preserve">r </w:t>
              </w:r>
            </w:ins>
            <w:r w:rsidR="6CF485DF" w:rsidRPr="00070FB5">
              <w:rPr>
                <w:rFonts w:ascii="Arial" w:eastAsia="Arial" w:hAnsi="Arial" w:cs="Arial"/>
                <w:color w:val="000000" w:themeColor="text1"/>
                <w:sz w:val="20"/>
                <w:szCs w:val="20"/>
                <w:highlight w:val="yellow"/>
                <w:rPrChange w:id="343" w:author="Martín Andrés Gutiérrez López" w:date="2024-12-11T23:58:00Z" w16du:dateUtc="2024-12-12T04:58:00Z">
                  <w:rPr>
                    <w:rFonts w:ascii="Arial" w:eastAsia="Arial" w:hAnsi="Arial" w:cs="Arial"/>
                    <w:color w:val="000000" w:themeColor="text1"/>
                    <w:sz w:val="20"/>
                    <w:szCs w:val="20"/>
                  </w:rPr>
                </w:rPrChange>
              </w:rPr>
              <w:t xml:space="preserve">la ejecución según </w:t>
            </w:r>
            <w:ins w:id="344" w:author="Martín Andrés Gutiérrez López" w:date="2024-12-11T23:57:00Z" w16du:dateUtc="2024-12-12T04:57:00Z">
              <w:r w:rsidR="00070FB5" w:rsidRPr="00070FB5">
                <w:rPr>
                  <w:rFonts w:asciiTheme="minorHAnsi" w:eastAsiaTheme="minorEastAsia" w:hAnsiTheme="minorHAnsi" w:cstheme="minorBidi"/>
                  <w:color w:val="0052CC"/>
                  <w:sz w:val="20"/>
                  <w:szCs w:val="20"/>
                  <w:highlight w:val="yellow"/>
                  <w:rPrChange w:id="345" w:author="Martín Andrés Gutiérrez López" w:date="2024-12-11T23:58:00Z" w16du:dateUtc="2024-12-12T04:58:00Z">
                    <w:rPr>
                      <w:rFonts w:asciiTheme="minorHAnsi" w:eastAsiaTheme="minorEastAsia" w:hAnsiTheme="minorHAnsi" w:cstheme="minorBidi"/>
                      <w:color w:val="0052CC"/>
                      <w:sz w:val="20"/>
                      <w:szCs w:val="20"/>
                    </w:rPr>
                  </w:rPrChange>
                </w:rPr>
                <w:t>VUCEPERPAM-8069 Enviar información de una pestaña</w:t>
              </w:r>
            </w:ins>
            <w:del w:id="346" w:author="Martín Andrés Gutiérrez López" w:date="2024-12-11T23:57:00Z" w16du:dateUtc="2024-12-12T04:57:00Z">
              <w:r w:rsidR="01856750" w:rsidRPr="5ED3B499" w:rsidDel="00070FB5">
                <w:rPr>
                  <w:rFonts w:asciiTheme="minorHAnsi" w:eastAsiaTheme="minorEastAsia" w:hAnsiTheme="minorHAnsi" w:cstheme="minorBidi"/>
                  <w:color w:val="0052CC"/>
                  <w:sz w:val="20"/>
                  <w:szCs w:val="20"/>
                  <w:rPrChange w:id="347" w:author="julimar8a" w:date="2024-06-17T18:49:00Z">
                    <w:rPr>
                      <w:rFonts w:ascii="Calibri" w:eastAsia="Calibri" w:hAnsi="Calibri" w:cs="Calibri"/>
                      <w:color w:val="000000" w:themeColor="text1"/>
                    </w:rPr>
                  </w:rPrChange>
                </w:rPr>
                <w:delText>VUCEPERPAM-765 Adjuntar Documentos</w:delText>
              </w:r>
            </w:del>
          </w:p>
          <w:p w14:paraId="6B0EFB9B" w14:textId="7811CC4B" w:rsidR="00B5612E" w:rsidRDefault="00B5612E" w:rsidP="00B5612E">
            <w:pPr>
              <w:pStyle w:val="TableParagraph"/>
              <w:jc w:val="both"/>
              <w:rPr>
                <w:ins w:id="348" w:author="Martín Andrés Gutiérrez López" w:date="2024-12-12T00:53:00Z" w16du:dateUtc="2024-12-12T05:53:00Z"/>
                <w:rFonts w:asciiTheme="minorHAnsi" w:eastAsiaTheme="minorEastAsia" w:hAnsiTheme="minorHAnsi" w:cstheme="minorBidi"/>
                <w:color w:val="0052CC"/>
                <w:sz w:val="20"/>
                <w:szCs w:val="20"/>
              </w:rPr>
              <w:pPrChange w:id="349" w:author="Martín Andrés Gutiérrez López" w:date="2024-12-12T01:01:00Z" w16du:dateUtc="2024-12-12T06:01:00Z">
                <w:pPr>
                  <w:pStyle w:val="TableParagraph"/>
                </w:pPr>
              </w:pPrChange>
            </w:pPr>
          </w:p>
          <w:p w14:paraId="52B0E8CC" w14:textId="77777777" w:rsidR="4DD53B6A" w:rsidRDefault="00B5612E" w:rsidP="00B5612E">
            <w:pPr>
              <w:pStyle w:val="TableParagraph"/>
              <w:jc w:val="both"/>
              <w:rPr>
                <w:ins w:id="350" w:author="Martín Andrés Gutiérrez López" w:date="2024-12-12T01:00:00Z" w16du:dateUtc="2024-12-12T06:00:00Z"/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351" w:author="Martín Andrés Gutiérrez López" w:date="2024-12-12T01:01:00Z" w16du:dateUtc="2024-12-12T06:01:00Z">
                <w:pPr>
                  <w:pStyle w:val="TableParagraph"/>
                </w:pPr>
              </w:pPrChange>
            </w:pPr>
            <w:ins w:id="352" w:author="Martín Andrés Gutiérrez López" w:date="2024-12-12T00:53:00Z" w16du:dateUtc="2024-12-12T05:53:00Z">
              <w:r w:rsidRPr="00F843F1">
                <w:rPr>
                  <w:rFonts w:ascii="Arial" w:eastAsia="Arial" w:hAnsi="Arial" w:cs="Arial"/>
                  <w:color w:val="000000" w:themeColor="text1"/>
                  <w:sz w:val="20"/>
                  <w:szCs w:val="20"/>
                  <w:highlight w:val="yellow"/>
                </w:rPr>
                <w:t>En caso de</w:t>
              </w:r>
              <w:r>
                <w:rPr>
                  <w:rFonts w:ascii="Arial" w:eastAsia="Arial" w:hAnsi="Arial" w:cs="Arial"/>
                  <w:color w:val="000000" w:themeColor="text1"/>
                  <w:sz w:val="20"/>
                  <w:szCs w:val="20"/>
                  <w:highlight w:val="yellow"/>
                </w:rPr>
                <w:t xml:space="preserve"> no</w:t>
              </w:r>
              <w:r w:rsidRPr="00F843F1">
                <w:rPr>
                  <w:rFonts w:ascii="Arial" w:eastAsia="Arial" w:hAnsi="Arial" w:cs="Arial"/>
                  <w:color w:val="000000" w:themeColor="text1"/>
                  <w:sz w:val="20"/>
                  <w:szCs w:val="20"/>
                  <w:highlight w:val="yellow"/>
                </w:rPr>
                <w:t xml:space="preserve"> encontrar ambos documentos, </w:t>
              </w:r>
              <w:r w:rsidRPr="00B5612E">
                <w:rPr>
                  <w:rFonts w:ascii="Arial" w:eastAsia="Arial" w:hAnsi="Arial" w:cs="Arial"/>
                  <w:color w:val="000000" w:themeColor="text1"/>
                  <w:sz w:val="20"/>
                  <w:szCs w:val="20"/>
                  <w:highlight w:val="yellow"/>
                  <w:rPrChange w:id="353" w:author="Martín Andrés Gutiérrez López" w:date="2024-12-12T00:59:00Z" w16du:dateUtc="2024-12-12T05:59:00Z">
                    <w:rPr>
                      <w:rFonts w:ascii="Arial" w:eastAsia="Arial" w:hAnsi="Arial" w:cs="Arial"/>
                      <w:color w:val="000000" w:themeColor="text1"/>
                      <w:sz w:val="20"/>
                      <w:szCs w:val="20"/>
                    </w:rPr>
                  </w:rPrChange>
                </w:rPr>
                <w:t>deberá mostrar un mens</w:t>
              </w:r>
            </w:ins>
            <w:ins w:id="354" w:author="Martín Andrés Gutiérrez López" w:date="2024-12-12T00:54:00Z" w16du:dateUtc="2024-12-12T05:54:00Z">
              <w:r w:rsidRPr="00B5612E">
                <w:rPr>
                  <w:rFonts w:ascii="Arial" w:eastAsia="Arial" w:hAnsi="Arial" w:cs="Arial"/>
                  <w:color w:val="000000" w:themeColor="text1"/>
                  <w:sz w:val="20"/>
                  <w:szCs w:val="20"/>
                  <w:highlight w:val="yellow"/>
                  <w:rPrChange w:id="355" w:author="Martín Andrés Gutiérrez López" w:date="2024-12-12T00:59:00Z" w16du:dateUtc="2024-12-12T05:59:00Z">
                    <w:rPr>
                      <w:rFonts w:ascii="Arial" w:eastAsia="Arial" w:hAnsi="Arial" w:cs="Arial"/>
                      <w:color w:val="000000" w:themeColor="text1"/>
                      <w:sz w:val="20"/>
                      <w:szCs w:val="20"/>
                    </w:rPr>
                  </w:rPrChange>
                </w:rPr>
                <w:t xml:space="preserve">aje informativo </w:t>
              </w:r>
              <w:r w:rsidRPr="00B5612E">
                <w:rPr>
                  <w:rFonts w:ascii="Arial" w:eastAsia="Arial" w:hAnsi="Arial" w:cs="Arial"/>
                  <w:color w:val="4472C4" w:themeColor="accent1"/>
                  <w:sz w:val="20"/>
                  <w:szCs w:val="20"/>
                  <w:highlight w:val="yellow"/>
                  <w:rPrChange w:id="356" w:author="Martín Andrés Gutiérrez López" w:date="2024-12-12T00:59:00Z" w16du:dateUtc="2024-12-12T05:59:00Z">
                    <w:rPr>
                      <w:rFonts w:ascii="Arial" w:eastAsia="Arial" w:hAnsi="Arial" w:cs="Arial"/>
                      <w:color w:val="000000" w:themeColor="text1"/>
                      <w:sz w:val="20"/>
                      <w:szCs w:val="20"/>
                    </w:rPr>
                  </w:rPrChange>
                </w:rPr>
                <w:t>I0</w:t>
              </w:r>
            </w:ins>
            <w:ins w:id="357" w:author="Martín Andrés Gutiérrez López" w:date="2024-12-12T00:59:00Z" w16du:dateUtc="2024-12-12T05:59:00Z">
              <w:r w:rsidRPr="00B5612E">
                <w:rPr>
                  <w:rFonts w:ascii="Arial" w:eastAsia="Arial" w:hAnsi="Arial" w:cs="Arial"/>
                  <w:color w:val="4472C4" w:themeColor="accent1"/>
                  <w:sz w:val="20"/>
                  <w:szCs w:val="20"/>
                  <w:highlight w:val="yellow"/>
                  <w:rPrChange w:id="358" w:author="Martín Andrés Gutiérrez López" w:date="2024-12-12T00:59:00Z" w16du:dateUtc="2024-12-12T05:59:00Z">
                    <w:rPr>
                      <w:rFonts w:ascii="Arial" w:eastAsia="Arial" w:hAnsi="Arial" w:cs="Arial"/>
                      <w:color w:val="000000" w:themeColor="text1"/>
                      <w:sz w:val="20"/>
                      <w:szCs w:val="20"/>
                    </w:rPr>
                  </w:rPrChange>
                </w:rPr>
                <w:t>178</w:t>
              </w:r>
            </w:ins>
            <w:ins w:id="359" w:author="Martín Andrés Gutiérrez López" w:date="2024-12-12T00:54:00Z" w16du:dateUtc="2024-12-12T05:54:00Z">
              <w:r w:rsidRPr="00B5612E">
                <w:rPr>
                  <w:rFonts w:ascii="Arial" w:eastAsia="Arial" w:hAnsi="Arial" w:cs="Arial"/>
                  <w:color w:val="4472C4" w:themeColor="accent1"/>
                  <w:sz w:val="20"/>
                  <w:szCs w:val="20"/>
                  <w:highlight w:val="yellow"/>
                  <w:rPrChange w:id="360" w:author="Martín Andrés Gutiérrez López" w:date="2024-12-12T00:59:00Z" w16du:dateUtc="2024-12-12T05:59:00Z">
                    <w:rPr>
                      <w:rFonts w:ascii="Arial" w:eastAsia="Arial" w:hAnsi="Arial" w:cs="Arial"/>
                      <w:color w:val="000000" w:themeColor="text1"/>
                      <w:sz w:val="20"/>
                      <w:szCs w:val="20"/>
                    </w:rPr>
                  </w:rPrChange>
                </w:rPr>
                <w:t xml:space="preserve"> </w:t>
              </w:r>
              <w:r w:rsidRPr="00B5612E">
                <w:rPr>
                  <w:rFonts w:ascii="Arial" w:eastAsia="Arial" w:hAnsi="Arial" w:cs="Arial"/>
                  <w:color w:val="000000" w:themeColor="text1"/>
                  <w:sz w:val="20"/>
                  <w:szCs w:val="20"/>
                  <w:highlight w:val="yellow"/>
                  <w:rPrChange w:id="361" w:author="Martín Andrés Gutiérrez López" w:date="2024-12-12T00:59:00Z" w16du:dateUtc="2024-12-12T05:59:00Z">
                    <w:rPr>
                      <w:rFonts w:ascii="Arial" w:eastAsia="Arial" w:hAnsi="Arial" w:cs="Arial"/>
                      <w:color w:val="000000" w:themeColor="text1"/>
                      <w:sz w:val="20"/>
                      <w:szCs w:val="20"/>
                    </w:rPr>
                  </w:rPrChange>
                </w:rPr>
                <w:t>y no deberá efectuar el envío.</w:t>
              </w:r>
            </w:ins>
          </w:p>
          <w:p w14:paraId="1BD040F1" w14:textId="79394116" w:rsidR="00B5612E" w:rsidRDefault="00B5612E" w:rsidP="00B5612E">
            <w:pPr>
              <w:pStyle w:val="TableParagraph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362" w:author="Martín Andrés Gutiérrez López" w:date="2024-12-12T01:01:00Z" w16du:dateUtc="2024-12-12T06:01:00Z">
                <w:pPr>
                  <w:pStyle w:val="TableParagraph"/>
                  <w:spacing w:before="71"/>
                  <w:ind w:left="78"/>
                </w:pPr>
              </w:pPrChange>
            </w:pPr>
            <w:ins w:id="363" w:author="Martín Andrés Gutiérrez López" w:date="2024-12-12T01:00:00Z" w16du:dateUtc="2024-12-12T06:00:00Z">
              <w:r w:rsidRPr="00B5612E">
                <w:rPr>
                  <w:rFonts w:ascii="Arial" w:eastAsia="Arial" w:hAnsi="Arial" w:cs="Arial"/>
                  <w:color w:val="000000" w:themeColor="text1"/>
                  <w:sz w:val="20"/>
                  <w:szCs w:val="20"/>
                  <w:highlight w:val="yellow"/>
                  <w:rPrChange w:id="364" w:author="Martín Andrés Gutiérrez López" w:date="2024-12-12T01:01:00Z" w16du:dateUtc="2024-12-12T06:01:00Z">
                    <w:rPr>
                      <w:rFonts w:ascii="Arial" w:eastAsia="Arial" w:hAnsi="Arial" w:cs="Arial"/>
                      <w:color w:val="000000" w:themeColor="text1"/>
                      <w:sz w:val="20"/>
                      <w:szCs w:val="20"/>
                    </w:rPr>
                  </w:rPrChange>
                </w:rPr>
                <w:t xml:space="preserve">Tomar en cuenta que </w:t>
              </w:r>
            </w:ins>
            <w:ins w:id="365" w:author="Martín Andrés Gutiérrez López" w:date="2024-12-12T01:01:00Z" w16du:dateUtc="2024-12-12T06:01:00Z">
              <w:r w:rsidRPr="00B5612E">
                <w:rPr>
                  <w:rFonts w:ascii="Arial" w:eastAsia="Arial" w:hAnsi="Arial" w:cs="Arial"/>
                  <w:color w:val="000000" w:themeColor="text1"/>
                  <w:sz w:val="20"/>
                  <w:szCs w:val="20"/>
                  <w:highlight w:val="yellow"/>
                </w:rPr>
                <w:t>la búsqueda de estos documentos es</w:t>
              </w:r>
            </w:ins>
            <w:ins w:id="366" w:author="Martín Andrés Gutiérrez López" w:date="2024-12-12T01:00:00Z" w16du:dateUtc="2024-12-12T06:00:00Z">
              <w:r w:rsidRPr="00B5612E">
                <w:rPr>
                  <w:rFonts w:ascii="Arial" w:eastAsia="Arial" w:hAnsi="Arial" w:cs="Arial"/>
                  <w:color w:val="000000" w:themeColor="text1"/>
                  <w:sz w:val="20"/>
                  <w:szCs w:val="20"/>
                  <w:highlight w:val="yellow"/>
                  <w:rPrChange w:id="367" w:author="Martín Andrés Gutiérrez López" w:date="2024-12-12T01:01:00Z" w16du:dateUtc="2024-12-12T06:01:00Z">
                    <w:rPr>
                      <w:rFonts w:ascii="Arial" w:eastAsia="Arial" w:hAnsi="Arial" w:cs="Arial"/>
                      <w:color w:val="000000" w:themeColor="text1"/>
                      <w:sz w:val="20"/>
                      <w:szCs w:val="20"/>
                    </w:rPr>
                  </w:rPrChange>
                </w:rPr>
                <w:t xml:space="preserve"> para la DUE, Pestaña Mercancías Peligrosas y condición de Entrada (o Salida).</w:t>
              </w:r>
            </w:ins>
          </w:p>
        </w:tc>
      </w:tr>
      <w:tr w:rsidR="4DD53B6A" w14:paraId="0297129A" w14:textId="77777777" w:rsidTr="5ED3B499">
        <w:tblPrEx>
          <w:tblW w:w="0" w:type="auto"/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blBorders>
          <w:tblLook w:val="0000" w:firstRow="0" w:lastRow="0" w:firstColumn="0" w:lastColumn="0" w:noHBand="0" w:noVBand="0"/>
          <w:tblPrExChange w:id="368" w:author="julimar8a" w:date="2024-04-24T20:40:00Z">
            <w:tblPrEx>
              <w:tblW w:w="0" w:type="auto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tblBorders>
              <w:tblLook w:val="0000" w:firstRow="0" w:lastRow="0" w:firstColumn="0" w:lastColumn="0" w:noHBand="0" w:noVBand="0"/>
            </w:tblPrEx>
          </w:tblPrExChange>
        </w:tblPrEx>
        <w:trPr>
          <w:trHeight w:val="3600"/>
          <w:trPrChange w:id="369" w:author="julimar8a" w:date="2024-04-24T20:40:00Z">
            <w:trPr>
              <w:gridAfter w:val="0"/>
              <w:trHeight w:val="4170"/>
            </w:trPr>
          </w:trPrChange>
        </w:trPr>
        <w:tc>
          <w:tcPr>
            <w:tcW w:w="1875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Mar>
              <w:left w:w="105" w:type="dxa"/>
              <w:right w:w="105" w:type="dxa"/>
            </w:tcMar>
            <w:tcPrChange w:id="370" w:author="julimar8a" w:date="2024-04-24T20:40:00Z">
              <w:tcPr>
                <w:tcW w:w="1875" w:type="dxa"/>
                <w:tcBorders>
                  <w:top w:val="single" w:sz="6" w:space="0" w:color="C1C6D0"/>
                  <w:left w:val="single" w:sz="6" w:space="0" w:color="C1C6D0"/>
                  <w:bottom w:val="single" w:sz="6" w:space="0" w:color="C1C6D0"/>
                  <w:right w:val="single" w:sz="6" w:space="0" w:color="C1C6D0"/>
                </w:tcBorders>
                <w:tcMar>
                  <w:left w:w="105" w:type="dxa"/>
                  <w:right w:w="105" w:type="dxa"/>
                </w:tcMar>
              </w:tcPr>
            </w:tcPrChange>
          </w:tcPr>
          <w:p w14:paraId="124D7C64" w14:textId="7995B969" w:rsidR="7120D52C" w:rsidRDefault="7120D52C" w:rsidP="4DD53B6A">
            <w:pPr>
              <w:pStyle w:val="TableParagraph"/>
              <w:spacing w:before="71"/>
              <w:ind w:left="77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Escenario </w:t>
            </w:r>
            <w:r w:rsidR="208BA7C4"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2</w:t>
            </w:r>
          </w:p>
          <w:p w14:paraId="51AAD39A" w14:textId="74A8ECC6" w:rsidR="4DD53B6A" w:rsidRDefault="4DD53B6A" w:rsidP="4DD53B6A">
            <w:pPr>
              <w:pStyle w:val="TableParagrap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6600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Mar>
              <w:left w:w="105" w:type="dxa"/>
              <w:right w:w="105" w:type="dxa"/>
            </w:tcMar>
            <w:tcPrChange w:id="371" w:author="julimar8a" w:date="2024-04-24T20:40:00Z">
              <w:tcPr>
                <w:tcW w:w="6600" w:type="dxa"/>
                <w:tcBorders>
                  <w:top w:val="single" w:sz="6" w:space="0" w:color="C1C6D0"/>
                  <w:left w:val="single" w:sz="6" w:space="0" w:color="C1C6D0"/>
                  <w:bottom w:val="single" w:sz="6" w:space="0" w:color="C1C6D0"/>
                  <w:right w:val="single" w:sz="6" w:space="0" w:color="C1C6D0"/>
                </w:tcBorders>
                <w:tcMar>
                  <w:left w:w="105" w:type="dxa"/>
                  <w:right w:w="105" w:type="dxa"/>
                </w:tcMar>
              </w:tcPr>
            </w:tcPrChange>
          </w:tcPr>
          <w:p w14:paraId="29D4DC8A" w14:textId="1E601CE6" w:rsidR="4DD53B6A" w:rsidRDefault="4DD53B6A">
            <w:pPr>
              <w:pStyle w:val="TableParagraph"/>
              <w:spacing w:before="71"/>
              <w:ind w:left="78"/>
              <w:rPr>
                <w:rFonts w:ascii="Arial" w:eastAsia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pPrChange w:id="372" w:author="julimar8a" w:date="2024-04-24T20:36:00Z">
                <w:pPr/>
              </w:pPrChange>
            </w:pPr>
            <w:r w:rsidRPr="4DD53B6A">
              <w:rPr>
                <w:rFonts w:ascii="Arial" w:eastAsia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El sistema </w:t>
            </w:r>
            <w:r w:rsidR="19F12B0D" w:rsidRPr="4DD53B6A">
              <w:rPr>
                <w:rFonts w:ascii="Arial" w:eastAsia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registra </w:t>
            </w:r>
            <w:r w:rsidRPr="4DD53B6A">
              <w:rPr>
                <w:rFonts w:ascii="Arial" w:eastAsia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la documentación de Mercancías peligrosas cuando la casilla “Requiere autorización de carga/descarga Clase 1” </w:t>
            </w:r>
            <w:r w:rsidR="79C09F69" w:rsidRPr="4DD53B6A">
              <w:rPr>
                <w:rFonts w:ascii="Arial" w:eastAsia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NO </w:t>
            </w:r>
            <w:r w:rsidRPr="4DD53B6A">
              <w:rPr>
                <w:rFonts w:ascii="Arial" w:eastAsia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está marcada</w:t>
            </w:r>
          </w:p>
          <w:p w14:paraId="78037B17" w14:textId="0C3AC7F8" w:rsidR="4DD53B6A" w:rsidRDefault="4DD53B6A" w:rsidP="4DD53B6A">
            <w:pPr>
              <w:pStyle w:val="TableParagraph"/>
              <w:spacing w:before="71"/>
              <w:ind w:left="78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</w:p>
          <w:p w14:paraId="79228027" w14:textId="496DC938" w:rsidR="4DD53B6A" w:rsidRDefault="4DD53B6A" w:rsidP="4DD53B6A">
            <w:pPr>
              <w:pStyle w:val="TableParagraph"/>
              <w:spacing w:before="71"/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DD53B6A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 xml:space="preserve">Dado </w:t>
            </w: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que un usuario se encuentra en la vista 'Agregar Mercancías peligrosas’, en la subpestaña ‘Entrada’ y la casilla </w:t>
            </w:r>
            <w:r w:rsidRPr="4DD53B6A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'Requiere autorización carga/descarga Clase 1’</w:t>
            </w: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</w:t>
            </w:r>
            <w:r w:rsidR="2CA0BC17"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y no está marcada</w:t>
            </w:r>
          </w:p>
          <w:p w14:paraId="5FEB2C72" w14:textId="63AE96CE" w:rsidR="4DD53B6A" w:rsidRDefault="4DD53B6A" w:rsidP="4DD53B6A">
            <w:pPr>
              <w:pStyle w:val="TableParagraph"/>
              <w:spacing w:before="71"/>
              <w:ind w:left="78"/>
              <w:rPr>
                <w:rFonts w:ascii="Arial" w:eastAsia="Arial" w:hAnsi="Arial" w:cs="Arial"/>
                <w:color w:val="0078D4"/>
                <w:sz w:val="20"/>
                <w:szCs w:val="20"/>
              </w:rPr>
            </w:pP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</w:t>
            </w:r>
          </w:p>
          <w:p w14:paraId="20D7E928" w14:textId="28FAF841" w:rsidR="00B5612E" w:rsidRDefault="4DD53B6A" w:rsidP="00B5612E">
            <w:pPr>
              <w:pStyle w:val="TableParagraph"/>
              <w:spacing w:before="71"/>
              <w:rPr>
                <w:ins w:id="373" w:author="Martín Andrés Gutiérrez López" w:date="2024-12-12T01:02:00Z" w16du:dateUtc="2024-12-12T06:02:00Z"/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DD53B6A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 xml:space="preserve">Cuando </w:t>
            </w: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el </w:t>
            </w:r>
            <w:ins w:id="374" w:author="Martín Andrés Gutiérrez López" w:date="2024-12-12T01:02:00Z" w16du:dateUtc="2024-12-12T06:02:00Z">
              <w:r w:rsidR="00B5612E" w:rsidRPr="4DD53B6A">
                <w:rPr>
                  <w:rFonts w:ascii="Arial" w:eastAsia="Arial" w:hAnsi="Arial" w:cs="Arial"/>
                  <w:color w:val="000000" w:themeColor="text1"/>
                  <w:sz w:val="20"/>
                  <w:szCs w:val="20"/>
                </w:rPr>
                <w:t>rol</w:t>
              </w:r>
              <w:r w:rsidR="00B5612E">
                <w:rPr>
                  <w:rFonts w:ascii="Arial" w:eastAsia="Arial" w:hAnsi="Arial" w:cs="Arial"/>
                  <w:color w:val="000000" w:themeColor="text1"/>
                  <w:sz w:val="20"/>
                  <w:szCs w:val="20"/>
                </w:rPr>
                <w:t xml:space="preserve"> </w:t>
              </w:r>
              <w:r w:rsidR="00B5612E" w:rsidRPr="00F843F1">
                <w:rPr>
                  <w:rFonts w:ascii="Arial" w:eastAsia="Arial" w:hAnsi="Arial" w:cs="Arial"/>
                  <w:color w:val="000000" w:themeColor="text1"/>
                  <w:sz w:val="20"/>
                  <w:szCs w:val="20"/>
                  <w:highlight w:val="yellow"/>
                </w:rPr>
                <w:t>autorizador</w:t>
              </w:r>
              <w:r w:rsidR="00B5612E" w:rsidRPr="4DD53B6A">
                <w:rPr>
                  <w:rFonts w:ascii="Arial" w:eastAsia="Arial" w:hAnsi="Arial" w:cs="Arial"/>
                  <w:color w:val="000000" w:themeColor="text1"/>
                  <w:sz w:val="20"/>
                  <w:szCs w:val="20"/>
                </w:rPr>
                <w:t xml:space="preserve"> </w:t>
              </w:r>
              <w:r w:rsidR="00B5612E" w:rsidRPr="00F843F1">
                <w:rPr>
                  <w:rFonts w:ascii="Arial" w:eastAsia="Arial" w:hAnsi="Arial" w:cs="Arial"/>
                  <w:color w:val="000000" w:themeColor="text1"/>
                  <w:sz w:val="20"/>
                  <w:szCs w:val="20"/>
                  <w:highlight w:val="yellow"/>
                </w:rPr>
                <w:t>marque el botón “Enviar”</w:t>
              </w:r>
              <w:r w:rsidR="00B5612E">
                <w:rPr>
                  <w:rFonts w:ascii="Arial" w:eastAsia="Arial" w:hAnsi="Arial" w:cs="Arial"/>
                  <w:color w:val="000000" w:themeColor="text1"/>
                  <w:sz w:val="20"/>
                  <w:szCs w:val="20"/>
                </w:rPr>
                <w:t xml:space="preserve"> </w:t>
              </w:r>
            </w:ins>
          </w:p>
          <w:p w14:paraId="2D7D25B4" w14:textId="16186A0B" w:rsidR="4DD53B6A" w:rsidRDefault="4DD53B6A" w:rsidP="4DD53B6A">
            <w:pPr>
              <w:pStyle w:val="TableParagraph"/>
              <w:spacing w:before="71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del w:id="375" w:author="Martín Andrés Gutiérrez López" w:date="2024-12-12T01:02:00Z" w16du:dateUtc="2024-12-12T06:02:00Z">
              <w:r w:rsidRPr="4DD53B6A" w:rsidDel="00B5612E">
                <w:rPr>
                  <w:rFonts w:ascii="Arial" w:eastAsia="Arial" w:hAnsi="Arial" w:cs="Arial"/>
                  <w:color w:val="000000" w:themeColor="text1"/>
                  <w:sz w:val="20"/>
                  <w:szCs w:val="20"/>
                </w:rPr>
                <w:delText xml:space="preserve">rol selecciona </w:delText>
              </w:r>
              <w:r w:rsidRPr="4DD53B6A" w:rsidDel="00B5612E">
                <w:rPr>
                  <w:rFonts w:ascii="Arial" w:eastAsia="Arial" w:hAnsi="Arial" w:cs="Arial"/>
                  <w:b/>
                  <w:bCs/>
                  <w:color w:val="000000" w:themeColor="text1"/>
                  <w:sz w:val="20"/>
                  <w:szCs w:val="20"/>
                </w:rPr>
                <w:delText xml:space="preserve">‘Adjuntar documentos' </w:delText>
              </w:r>
            </w:del>
          </w:p>
          <w:p w14:paraId="77840A2F" w14:textId="5777AB9A" w:rsidR="4DD53B6A" w:rsidRDefault="4DD53B6A" w:rsidP="4DD53B6A">
            <w:pPr>
              <w:pStyle w:val="TableParagraph"/>
              <w:spacing w:before="143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DD53B6A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Entonces</w:t>
            </w: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: </w:t>
            </w:r>
          </w:p>
          <w:p w14:paraId="51473DBB" w14:textId="60426043" w:rsidR="4DD53B6A" w:rsidRDefault="4DD53B6A" w:rsidP="4DD53B6A">
            <w:pPr>
              <w:pStyle w:val="TableParagraph"/>
              <w:rPr>
                <w:del w:id="376" w:author="julimar8a" w:date="2024-04-24T20:40:00Z" w16du:dateUtc="2024-04-24T20:40:29Z"/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  <w:p w14:paraId="255F22C4" w14:textId="4C9C6F46" w:rsidR="00B5612E" w:rsidRDefault="5ED3B499" w:rsidP="00B5612E">
            <w:pPr>
              <w:pStyle w:val="TableParagraph"/>
              <w:jc w:val="both"/>
              <w:rPr>
                <w:ins w:id="377" w:author="Martín Andrés Gutiérrez López" w:date="2024-12-12T01:02:00Z" w16du:dateUtc="2024-12-12T06:02:00Z"/>
                <w:rFonts w:asciiTheme="minorHAnsi" w:eastAsiaTheme="minorEastAsia" w:hAnsiTheme="minorHAnsi" w:cstheme="minorBidi"/>
                <w:color w:val="0052CC"/>
                <w:sz w:val="20"/>
                <w:szCs w:val="20"/>
              </w:rPr>
            </w:pPr>
            <w:r w:rsidRPr="5ED3B499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Se realiza la ejecución según </w:t>
            </w:r>
            <w:ins w:id="378" w:author="Martín Andrés Gutiérrez López" w:date="2024-12-12T01:02:00Z" w16du:dateUtc="2024-12-12T06:02:00Z">
              <w:r w:rsidR="00B5612E" w:rsidRPr="00F843F1">
                <w:rPr>
                  <w:rFonts w:asciiTheme="minorHAnsi" w:eastAsiaTheme="minorEastAsia" w:hAnsiTheme="minorHAnsi" w:cstheme="minorBidi"/>
                  <w:color w:val="0052CC"/>
                  <w:sz w:val="20"/>
                  <w:szCs w:val="20"/>
                  <w:highlight w:val="yellow"/>
                </w:rPr>
                <w:t>VUCEPERPAM-8069 Enviar información de una pestaña</w:t>
              </w:r>
            </w:ins>
          </w:p>
          <w:p w14:paraId="1640D81C" w14:textId="4DC5773E" w:rsidR="5ED3B499" w:rsidDel="00B5612E" w:rsidRDefault="5ED3B499" w:rsidP="5ED3B499">
            <w:pPr>
              <w:pStyle w:val="TableParagraph"/>
              <w:rPr>
                <w:ins w:id="379" w:author="julimar8a" w:date="2024-04-24T21:53:00Z" w16du:dateUtc="2024-04-24T21:53:20Z"/>
                <w:del w:id="380" w:author="Martín Andrés Gutiérrez López" w:date="2024-12-12T01:02:00Z" w16du:dateUtc="2024-12-12T06:02:00Z"/>
                <w:rFonts w:asciiTheme="minorHAnsi" w:eastAsiaTheme="minorEastAsia" w:hAnsiTheme="minorHAnsi" w:cstheme="minorBidi"/>
                <w:color w:val="0052CC"/>
                <w:sz w:val="20"/>
                <w:szCs w:val="20"/>
              </w:rPr>
            </w:pPr>
            <w:del w:id="381" w:author="Martín Andrés Gutiérrez López" w:date="2024-12-12T01:02:00Z" w16du:dateUtc="2024-12-12T06:02:00Z">
              <w:r w:rsidRPr="5ED3B499" w:rsidDel="00B5612E">
                <w:rPr>
                  <w:rFonts w:asciiTheme="minorHAnsi" w:eastAsiaTheme="minorEastAsia" w:hAnsiTheme="minorHAnsi" w:cstheme="minorBidi"/>
                  <w:color w:val="0052CC"/>
                  <w:sz w:val="20"/>
                  <w:szCs w:val="20"/>
                </w:rPr>
                <w:delText>VUCEPERPAM-765 Adjuntar Documentos</w:delText>
              </w:r>
            </w:del>
          </w:p>
          <w:p w14:paraId="5E56F05A" w14:textId="0F66769B" w:rsidR="4DD53B6A" w:rsidRDefault="4DD53B6A" w:rsidP="4DD53B6A">
            <w:pPr>
              <w:pStyle w:val="TableParagraph"/>
              <w:rPr>
                <w:rFonts w:asciiTheme="minorHAnsi" w:eastAsiaTheme="minorEastAsia" w:hAnsiTheme="minorHAnsi" w:cstheme="minorBidi"/>
                <w:color w:val="0052CC"/>
                <w:sz w:val="20"/>
                <w:szCs w:val="20"/>
              </w:rPr>
            </w:pPr>
          </w:p>
        </w:tc>
      </w:tr>
    </w:tbl>
    <w:p w14:paraId="29444085" w14:textId="7619F773" w:rsidR="00E53E0F" w:rsidRDefault="00E53E0F" w:rsidP="3AA201FD">
      <w:pPr>
        <w:pStyle w:val="Textoindependiente"/>
        <w:widowControl/>
        <w:autoSpaceDE/>
        <w:autoSpaceDN/>
        <w:spacing w:after="160" w:line="259" w:lineRule="auto"/>
        <w:rPr>
          <w:ins w:id="382" w:author="julimar8a" w:date="2024-07-06T05:37:00Z" w16du:dateUtc="2024-07-06T05:37:06Z"/>
          <w:sz w:val="20"/>
          <w:szCs w:val="20"/>
        </w:rPr>
      </w:pPr>
    </w:p>
    <w:p w14:paraId="1C7AC7F5" w14:textId="076D47D0" w:rsidR="2729F719" w:rsidRDefault="2729F719" w:rsidP="2729F719">
      <w:pPr>
        <w:pStyle w:val="Textoindependiente"/>
        <w:widowControl/>
        <w:spacing w:after="160" w:line="259" w:lineRule="auto"/>
        <w:rPr>
          <w:sz w:val="20"/>
          <w:szCs w:val="20"/>
        </w:rPr>
      </w:pPr>
    </w:p>
    <w:tbl>
      <w:tblPr>
        <w:tblStyle w:val="Tablaconcuadrcula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6600"/>
        <w:tblGridChange w:id="383">
          <w:tblGrid>
            <w:gridCol w:w="1875"/>
            <w:gridCol w:w="6600"/>
          </w:tblGrid>
        </w:tblGridChange>
      </w:tblGrid>
      <w:tr w:rsidR="3AA201FD" w14:paraId="450F939D" w14:textId="77777777" w:rsidTr="4DD53B6A">
        <w:trPr>
          <w:trHeight w:val="720"/>
        </w:trPr>
        <w:tc>
          <w:tcPr>
            <w:tcW w:w="1875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shd w:val="clear" w:color="auto" w:fill="002060"/>
            <w:tcMar>
              <w:left w:w="105" w:type="dxa"/>
              <w:right w:w="105" w:type="dxa"/>
            </w:tcMar>
          </w:tcPr>
          <w:p w14:paraId="586AA6FB" w14:textId="69107E4A" w:rsidR="3AA201FD" w:rsidRDefault="3AA201FD">
            <w:pPr>
              <w:pStyle w:val="TableParagraph"/>
              <w:spacing w:before="106" w:line="247" w:lineRule="auto"/>
              <w:ind w:right="377"/>
              <w:jc w:val="center"/>
              <w:rPr>
                <w:rFonts w:ascii="Arial" w:eastAsia="Arial" w:hAnsi="Arial" w:cs="Arial"/>
                <w:color w:val="FFFFFF" w:themeColor="background1"/>
                <w:sz w:val="20"/>
                <w:szCs w:val="20"/>
              </w:rPr>
              <w:pPrChange w:id="384" w:author="julimar8a" w:date="2024-04-17T21:05:00Z">
                <w:pPr/>
              </w:pPrChange>
            </w:pPr>
            <w:r w:rsidRPr="3AA201FD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>Criterio de</w:t>
            </w:r>
          </w:p>
          <w:p w14:paraId="4FE21BCA" w14:textId="112928C2" w:rsidR="3AA201FD" w:rsidRDefault="61988CE3">
            <w:pPr>
              <w:pStyle w:val="TableParagraph"/>
              <w:spacing w:before="1"/>
              <w:jc w:val="both"/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pPrChange w:id="385" w:author="julimar8a" w:date="2024-04-17T21:05:00Z">
                <w:pPr/>
              </w:pPrChange>
            </w:pPr>
            <w:r w:rsidRPr="4DD53B6A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 xml:space="preserve">Aceptación </w:t>
            </w:r>
            <w:r w:rsidR="1656A444" w:rsidRPr="4DD53B6A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>6</w:t>
            </w:r>
          </w:p>
        </w:tc>
        <w:tc>
          <w:tcPr>
            <w:tcW w:w="6600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shd w:val="clear" w:color="auto" w:fill="002060"/>
            <w:tcMar>
              <w:left w:w="105" w:type="dxa"/>
              <w:right w:w="105" w:type="dxa"/>
            </w:tcMar>
          </w:tcPr>
          <w:p w14:paraId="71672834" w14:textId="792F2B6E" w:rsidR="3AA201FD" w:rsidRDefault="61988CE3">
            <w:pPr>
              <w:pStyle w:val="TableParagraph"/>
              <w:spacing w:before="106"/>
              <w:rPr>
                <w:ins w:id="386" w:author="julimar8a" w:date="2024-04-24T21:53:00Z" w16du:dateUtc="2024-04-24T21:53:24Z"/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pPrChange w:id="387" w:author="julimar8a" w:date="2024-04-17T21:05:00Z">
                <w:pPr/>
              </w:pPrChange>
            </w:pPr>
            <w:r w:rsidRPr="4DD53B6A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 xml:space="preserve">El sistema debe permitir enviar la información </w:t>
            </w:r>
            <w:r w:rsidR="60250779" w:rsidRPr="4DD53B6A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>de Mercancías Peligrosas</w:t>
            </w:r>
          </w:p>
          <w:p w14:paraId="205EF0B9" w14:textId="3F2B1D89" w:rsidR="3AA201FD" w:rsidRDefault="3AA201FD" w:rsidP="4DD53B6A">
            <w:pPr>
              <w:pStyle w:val="TableParagraph"/>
              <w:spacing w:before="106"/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</w:p>
        </w:tc>
      </w:tr>
      <w:tr w:rsidR="3AA201FD" w14:paraId="0399116D" w14:textId="77777777" w:rsidTr="4DD53B6A">
        <w:tblPrEx>
          <w:tblW w:w="0" w:type="auto"/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blBorders>
          <w:tblLayout w:type="fixed"/>
          <w:tblLook w:val="0000" w:firstRow="0" w:lastRow="0" w:firstColumn="0" w:lastColumn="0" w:noHBand="0" w:noVBand="0"/>
          <w:tblPrExChange w:id="388" w:author="julimar8a" w:date="2024-04-24T21:43:00Z">
            <w:tblPrEx>
              <w:tblW w:w="0" w:type="auto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tblBorders>
              <w:tblLayout w:type="fixed"/>
              <w:tblLook w:val="0000" w:firstRow="0" w:lastRow="0" w:firstColumn="0" w:lastColumn="0" w:noHBand="0" w:noVBand="0"/>
            </w:tblPrEx>
          </w:tblPrExChange>
        </w:tblPrEx>
        <w:trPr>
          <w:trHeight w:val="300"/>
          <w:trPrChange w:id="389" w:author="julimar8a" w:date="2024-04-24T21:43:00Z">
            <w:trPr>
              <w:trHeight w:val="495"/>
            </w:trPr>
          </w:trPrChange>
        </w:trPr>
        <w:tc>
          <w:tcPr>
            <w:tcW w:w="1875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Mar>
              <w:left w:w="105" w:type="dxa"/>
              <w:right w:w="105" w:type="dxa"/>
            </w:tcMar>
            <w:tcPrChange w:id="390" w:author="julimar8a" w:date="2024-04-24T21:43:00Z">
              <w:tcPr>
                <w:tcW w:w="1875" w:type="dxa"/>
                <w:tcBorders>
                  <w:top w:val="single" w:sz="6" w:space="0" w:color="C1C6D0"/>
                  <w:left w:val="single" w:sz="6" w:space="0" w:color="C1C6D0"/>
                  <w:bottom w:val="single" w:sz="6" w:space="0" w:color="C1C6D0"/>
                  <w:right w:val="single" w:sz="6" w:space="0" w:color="C1C6D0"/>
                </w:tcBorders>
                <w:tcMar>
                  <w:left w:w="105" w:type="dxa"/>
                  <w:right w:w="105" w:type="dxa"/>
                </w:tcMar>
              </w:tcPr>
            </w:tcPrChange>
          </w:tcPr>
          <w:p w14:paraId="5506D8B2" w14:textId="32340232" w:rsidR="3AA201FD" w:rsidRDefault="3AA201FD">
            <w:pPr>
              <w:pStyle w:val="TableParagraph"/>
              <w:spacing w:before="71"/>
              <w:ind w:left="77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391" w:author="julimar8a" w:date="2024-04-17T21:05:00Z">
                <w:pPr/>
              </w:pPrChange>
            </w:pP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Descripción</w:t>
            </w:r>
          </w:p>
        </w:tc>
        <w:tc>
          <w:tcPr>
            <w:tcW w:w="6600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Mar>
              <w:left w:w="105" w:type="dxa"/>
              <w:right w:w="105" w:type="dxa"/>
            </w:tcMar>
            <w:tcPrChange w:id="392" w:author="julimar8a" w:date="2024-04-24T21:43:00Z">
              <w:tcPr>
                <w:tcW w:w="6600" w:type="dxa"/>
                <w:tcBorders>
                  <w:top w:val="single" w:sz="6" w:space="0" w:color="C1C6D0"/>
                  <w:left w:val="single" w:sz="6" w:space="0" w:color="C1C6D0"/>
                  <w:bottom w:val="single" w:sz="6" w:space="0" w:color="C1C6D0"/>
                  <w:right w:val="single" w:sz="6" w:space="0" w:color="C1C6D0"/>
                </w:tcBorders>
                <w:tcMar>
                  <w:left w:w="105" w:type="dxa"/>
                  <w:right w:w="105" w:type="dxa"/>
                </w:tcMar>
              </w:tcPr>
            </w:tcPrChange>
          </w:tcPr>
          <w:p w14:paraId="0EC26DEA" w14:textId="21B6C261" w:rsidR="3AA201FD" w:rsidRDefault="61988CE3">
            <w:pPr>
              <w:pStyle w:val="TableParagraph"/>
              <w:spacing w:before="71"/>
              <w:ind w:left="78" w:right="396"/>
              <w:rPr>
                <w:ins w:id="393" w:author="julimar8a" w:date="2024-04-24T21:50:00Z" w16du:dateUtc="2024-04-24T21:50:02Z"/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394" w:author="julimar8a" w:date="2024-04-17T21:06:00Z">
                <w:pPr/>
              </w:pPrChange>
            </w:pP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Se comprobará que se puede realizar el envío del documento </w:t>
            </w:r>
            <w:r w:rsidR="20F469B1"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de “Mercancías peligrosas”</w:t>
            </w:r>
          </w:p>
          <w:p w14:paraId="0865B6A0" w14:textId="1F0347D0" w:rsidR="3AA201FD" w:rsidRDefault="3AA201FD" w:rsidP="4DD53B6A">
            <w:pPr>
              <w:pStyle w:val="TableParagraph"/>
              <w:spacing w:before="71"/>
              <w:ind w:left="78" w:right="396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</w:tc>
      </w:tr>
      <w:tr w:rsidR="3AA201FD" w14:paraId="19D579BF" w14:textId="77777777" w:rsidTr="4DD53B6A">
        <w:trPr>
          <w:trHeight w:val="3360"/>
        </w:trPr>
        <w:tc>
          <w:tcPr>
            <w:tcW w:w="1875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Mar>
              <w:left w:w="105" w:type="dxa"/>
              <w:right w:w="105" w:type="dxa"/>
            </w:tcMar>
          </w:tcPr>
          <w:p w14:paraId="301EA199" w14:textId="168F4D27" w:rsidR="3AA201FD" w:rsidRDefault="3AA201FD">
            <w:pPr>
              <w:pStyle w:val="TableParagraph"/>
              <w:spacing w:before="71"/>
              <w:ind w:left="77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395" w:author="julimar8a" w:date="2024-04-17T21:05:00Z">
                <w:pPr/>
              </w:pPrChange>
            </w:pP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lastRenderedPageBreak/>
              <w:t>Escenario 1</w:t>
            </w:r>
          </w:p>
        </w:tc>
        <w:tc>
          <w:tcPr>
            <w:tcW w:w="6600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Mar>
              <w:left w:w="105" w:type="dxa"/>
              <w:right w:w="105" w:type="dxa"/>
            </w:tcMar>
          </w:tcPr>
          <w:p w14:paraId="57A08766" w14:textId="7DBFAC1B" w:rsidR="3AA201FD" w:rsidRDefault="3AA201FD">
            <w:pPr>
              <w:pStyle w:val="TableParagraph"/>
              <w:spacing w:before="71"/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396" w:author="julimar8a" w:date="2024-04-17T21:06:00Z">
                <w:pPr/>
              </w:pPrChange>
            </w:pPr>
            <w:r w:rsidRPr="3AA201FD">
              <w:rPr>
                <w:rFonts w:ascii="Arial" w:eastAsia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El sistema debe permitir enviar la información</w:t>
            </w:r>
            <w:r w:rsidR="751ED71F" w:rsidRPr="3AA201FD">
              <w:rPr>
                <w:rFonts w:ascii="Arial" w:eastAsia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de Mercancías peligrosas</w:t>
            </w:r>
            <w:r w:rsidRPr="3AA201FD">
              <w:rPr>
                <w:rFonts w:ascii="Arial" w:eastAsia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en estado “Por enviar” y con datos de entrada correctos previamente guardados</w:t>
            </w:r>
          </w:p>
          <w:p w14:paraId="445616C0" w14:textId="370BC038" w:rsidR="3AA201FD" w:rsidRDefault="3AA201FD">
            <w:pPr>
              <w:pStyle w:val="TableParagraph"/>
              <w:spacing w:before="71"/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397" w:author="julimar8a" w:date="2024-04-17T21:07:00Z">
                <w:pPr/>
              </w:pPrChange>
            </w:pPr>
            <w:r w:rsidRPr="3AA201FD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Dado</w:t>
            </w: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un usuario que se encuentra en la vista de </w:t>
            </w:r>
            <w:r w:rsidR="39D72789"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“Mercancías peligrosas”</w:t>
            </w: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, para realizar la   modificación de la información en estado “Por enviar” y con datos de entrada correctos</w:t>
            </w:r>
          </w:p>
          <w:p w14:paraId="1DF9FA10" w14:textId="67005304" w:rsidR="3AA201FD" w:rsidRDefault="3AA201FD">
            <w:pPr>
              <w:spacing w:before="7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398" w:author="julimar8a" w:date="2024-04-17T21:05:00Z">
                <w:pPr/>
              </w:pPrChange>
            </w:pPr>
          </w:p>
          <w:p w14:paraId="6BA57070" w14:textId="2E3C5571" w:rsidR="3AA201FD" w:rsidRDefault="3AA201FD">
            <w:pPr>
              <w:pStyle w:val="TableParagraph"/>
              <w:spacing w:before="1"/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399" w:author="julimar8a" w:date="2024-04-17T21:05:00Z">
                <w:pPr/>
              </w:pPrChange>
            </w:pPr>
            <w:r w:rsidRPr="3AA201FD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Cuando</w:t>
            </w:r>
            <w:r w:rsidRPr="3AA201F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seleccione “Enviar”</w:t>
            </w:r>
          </w:p>
          <w:p w14:paraId="59C17E15" w14:textId="31CAF4A8" w:rsidR="3AA201FD" w:rsidRDefault="61988CE3">
            <w:pPr>
              <w:pStyle w:val="TableParagraph"/>
              <w:spacing w:before="143"/>
              <w:ind w:left="78" w:right="97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400" w:author="julimar8a" w:date="2024-04-17T21:05:00Z">
                <w:pPr/>
              </w:pPrChange>
            </w:pPr>
            <w:r w:rsidRPr="4DD53B6A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Entonces</w:t>
            </w: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: Se actualiza el estado a ‘autorizado’</w:t>
            </w:r>
          </w:p>
          <w:p w14:paraId="6BB70CC2" w14:textId="3DFEFADB" w:rsidR="3AA201FD" w:rsidRDefault="61988CE3" w:rsidP="4DD53B6A">
            <w:pPr>
              <w:pStyle w:val="TableParagraph"/>
              <w:spacing w:before="143"/>
              <w:ind w:left="78" w:right="97"/>
              <w:rPr>
                <w:ins w:id="401" w:author="julimar8a" w:date="2024-04-24T21:50:00Z" w16du:dateUtc="2024-04-24T21:50:04Z"/>
                <w:rFonts w:ascii="Arial" w:eastAsia="Arial" w:hAnsi="Arial" w:cs="Arial"/>
                <w:color w:val="D13438"/>
                <w:sz w:val="20"/>
                <w:szCs w:val="20"/>
              </w:rPr>
            </w:pP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se modifica el registro del documento, se envía una notificación a las autoridades y se muestra un mensaje informativo con la operación realizada </w:t>
            </w:r>
            <w:r w:rsidRPr="4DD53B6A">
              <w:rPr>
                <w:rFonts w:ascii="Arial" w:eastAsia="Arial" w:hAnsi="Arial" w:cs="Arial"/>
                <w:color w:val="0052CC"/>
                <w:sz w:val="20"/>
                <w:szCs w:val="20"/>
              </w:rPr>
              <w:t>I0002</w:t>
            </w:r>
            <w:r w:rsidRPr="4DD53B6A">
              <w:rPr>
                <w:rFonts w:ascii="Arial" w:eastAsia="Arial" w:hAnsi="Arial" w:cs="Arial"/>
                <w:color w:val="D13438"/>
                <w:sz w:val="20"/>
                <w:szCs w:val="20"/>
                <w:u w:val="single"/>
              </w:rPr>
              <w:t>.</w:t>
            </w:r>
          </w:p>
          <w:p w14:paraId="4605A036" w14:textId="3BD9A0E3" w:rsidR="3AA201FD" w:rsidRDefault="3AA201FD" w:rsidP="4DD53B6A">
            <w:pPr>
              <w:pStyle w:val="TableParagraph"/>
              <w:spacing w:before="143"/>
              <w:ind w:left="78" w:right="97"/>
              <w:rPr>
                <w:rFonts w:ascii="Arial" w:eastAsia="Arial" w:hAnsi="Arial" w:cs="Arial"/>
                <w:color w:val="D13438"/>
                <w:sz w:val="20"/>
                <w:szCs w:val="20"/>
                <w:u w:val="single"/>
              </w:rPr>
            </w:pPr>
          </w:p>
        </w:tc>
      </w:tr>
    </w:tbl>
    <w:p w14:paraId="3D9DAE83" w14:textId="39AE287C" w:rsidR="00E53E0F" w:rsidRDefault="00E53E0F" w:rsidP="3AA201FD">
      <w:pPr>
        <w:pStyle w:val="Textoindependiente"/>
        <w:widowControl/>
        <w:autoSpaceDE/>
        <w:autoSpaceDN/>
        <w:spacing w:after="160" w:line="259" w:lineRule="auto"/>
        <w:rPr>
          <w:sz w:val="20"/>
          <w:szCs w:val="20"/>
        </w:rPr>
      </w:pPr>
    </w:p>
    <w:p w14:paraId="11C20E2C" w14:textId="2BFC0735" w:rsidR="00E53E0F" w:rsidRDefault="00E53E0F" w:rsidP="4DD53B6A">
      <w:pPr>
        <w:pStyle w:val="Textoindependiente"/>
        <w:widowControl/>
        <w:autoSpaceDE/>
        <w:autoSpaceDN/>
        <w:spacing w:after="160" w:line="259" w:lineRule="auto"/>
        <w:rPr>
          <w:sz w:val="20"/>
          <w:szCs w:val="20"/>
        </w:rPr>
      </w:pPr>
    </w:p>
    <w:tbl>
      <w:tblPr>
        <w:tblStyle w:val="Tablaconcuadrcula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000" w:firstRow="0" w:lastRow="0" w:firstColumn="0" w:lastColumn="0" w:noHBand="0" w:noVBand="0"/>
      </w:tblPr>
      <w:tblGrid>
        <w:gridCol w:w="1875"/>
        <w:gridCol w:w="6600"/>
        <w:tblGridChange w:id="402">
          <w:tblGrid>
            <w:gridCol w:w="360"/>
            <w:gridCol w:w="360"/>
            <w:gridCol w:w="1155"/>
            <w:gridCol w:w="6600"/>
          </w:tblGrid>
        </w:tblGridChange>
      </w:tblGrid>
      <w:tr w:rsidR="4DD53B6A" w14:paraId="65AA4143" w14:textId="77777777" w:rsidTr="2729F719">
        <w:trPr>
          <w:trHeight w:val="720"/>
        </w:trPr>
        <w:tc>
          <w:tcPr>
            <w:tcW w:w="1875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shd w:val="clear" w:color="auto" w:fill="002060"/>
            <w:tcMar>
              <w:left w:w="105" w:type="dxa"/>
              <w:right w:w="105" w:type="dxa"/>
            </w:tcMar>
          </w:tcPr>
          <w:p w14:paraId="69D68618" w14:textId="69107E4A" w:rsidR="4DD53B6A" w:rsidRDefault="4DD53B6A" w:rsidP="4DD53B6A">
            <w:pPr>
              <w:pStyle w:val="TableParagraph"/>
              <w:spacing w:before="106" w:line="247" w:lineRule="auto"/>
              <w:ind w:right="377"/>
              <w:jc w:val="center"/>
              <w:rPr>
                <w:rFonts w:ascii="Arial" w:eastAsia="Arial" w:hAnsi="Arial" w:cs="Arial"/>
                <w:color w:val="FFFFFF" w:themeColor="background1"/>
                <w:sz w:val="20"/>
                <w:szCs w:val="20"/>
              </w:rPr>
            </w:pPr>
            <w:r w:rsidRPr="4DD53B6A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>Criterio de</w:t>
            </w:r>
          </w:p>
          <w:p w14:paraId="0F9DA327" w14:textId="68800A69" w:rsidR="4DD53B6A" w:rsidRDefault="4DD53B6A" w:rsidP="4DD53B6A">
            <w:pPr>
              <w:pStyle w:val="TableParagraph"/>
              <w:spacing w:before="1"/>
              <w:jc w:val="both"/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 w:rsidRPr="4DD53B6A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 xml:space="preserve">Aceptación </w:t>
            </w:r>
            <w:r w:rsidR="4C420AC5" w:rsidRPr="4DD53B6A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>7</w:t>
            </w:r>
          </w:p>
        </w:tc>
        <w:tc>
          <w:tcPr>
            <w:tcW w:w="6600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shd w:val="clear" w:color="auto" w:fill="002060"/>
            <w:tcMar>
              <w:left w:w="105" w:type="dxa"/>
              <w:right w:w="105" w:type="dxa"/>
            </w:tcMar>
          </w:tcPr>
          <w:p w14:paraId="50108FA9" w14:textId="219CA587" w:rsidR="4DD53B6A" w:rsidRDefault="4DD53B6A" w:rsidP="4DD53B6A">
            <w:pPr>
              <w:pStyle w:val="TableParagraph"/>
              <w:spacing w:before="106"/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 w:rsidRPr="4DD53B6A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 xml:space="preserve">El sistema debe </w:t>
            </w:r>
            <w:r w:rsidR="300931E1" w:rsidRPr="4DD53B6A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 xml:space="preserve">validar </w:t>
            </w:r>
            <w:r w:rsidR="52E8EA65" w:rsidRPr="4DD53B6A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>la opción de carga peligrosa a bordo</w:t>
            </w:r>
            <w:r w:rsidRPr="4DD53B6A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 xml:space="preserve"> </w:t>
            </w:r>
            <w:r w:rsidR="5C4F062A" w:rsidRPr="4DD53B6A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 xml:space="preserve">de </w:t>
            </w:r>
            <w:r w:rsidRPr="4DD53B6A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>Mercancías Peligrosas</w:t>
            </w:r>
            <w:r w:rsidR="7F70A9C8" w:rsidRPr="4DD53B6A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 xml:space="preserve"> </w:t>
            </w:r>
            <w:r w:rsidR="39BD8081" w:rsidRPr="4DD53B6A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 xml:space="preserve">para </w:t>
            </w:r>
            <w:r w:rsidR="2F7EE45D" w:rsidRPr="4DD53B6A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>el registro de</w:t>
            </w:r>
            <w:del w:id="403" w:author="julimar8a" w:date="2024-04-24T21:40:00Z">
              <w:r w:rsidRPr="4DD53B6A" w:rsidDel="2F7EE45D">
                <w:rPr>
                  <w:rFonts w:ascii="Arial" w:eastAsia="Arial" w:hAnsi="Arial" w:cs="Arial"/>
                  <w:b/>
                  <w:bCs/>
                  <w:color w:val="FFFFFF" w:themeColor="background1"/>
                  <w:sz w:val="20"/>
                  <w:szCs w:val="20"/>
                </w:rPr>
                <w:delText xml:space="preserve"> </w:delText>
              </w:r>
            </w:del>
            <w:r w:rsidR="2F7EE45D" w:rsidRPr="4DD53B6A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 xml:space="preserve"> la información</w:t>
            </w:r>
          </w:p>
        </w:tc>
      </w:tr>
      <w:tr w:rsidR="4DD53B6A" w14:paraId="7AF275A0" w14:textId="77777777" w:rsidTr="2729F719">
        <w:trPr>
          <w:trHeight w:val="495"/>
        </w:trPr>
        <w:tc>
          <w:tcPr>
            <w:tcW w:w="1875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Mar>
              <w:left w:w="105" w:type="dxa"/>
              <w:right w:w="105" w:type="dxa"/>
            </w:tcMar>
          </w:tcPr>
          <w:p w14:paraId="76DE0B69" w14:textId="32340232" w:rsidR="4DD53B6A" w:rsidRDefault="4DD53B6A" w:rsidP="4DD53B6A">
            <w:pPr>
              <w:pStyle w:val="TableParagraph"/>
              <w:spacing w:before="71"/>
              <w:ind w:left="77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Descripción</w:t>
            </w:r>
          </w:p>
        </w:tc>
        <w:tc>
          <w:tcPr>
            <w:tcW w:w="6600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Mar>
              <w:left w:w="105" w:type="dxa"/>
              <w:right w:w="105" w:type="dxa"/>
            </w:tcMar>
          </w:tcPr>
          <w:p w14:paraId="184C8007" w14:textId="2796E670" w:rsidR="27BC7770" w:rsidRDefault="27BC7770" w:rsidP="4DD53B6A">
            <w:pPr>
              <w:pStyle w:val="TableParagraph"/>
              <w:spacing w:before="71"/>
              <w:ind w:left="78" w:right="396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Se comprobará que se habilite los controles para la carga de información del documento de “Mercancías peligrosas”</w:t>
            </w:r>
          </w:p>
          <w:p w14:paraId="5FCAA74D" w14:textId="079AD34F" w:rsidR="4DD53B6A" w:rsidRDefault="4DD53B6A" w:rsidP="4DD53B6A">
            <w:pPr>
              <w:pStyle w:val="TableParagrap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</w:tc>
      </w:tr>
      <w:tr w:rsidR="4DD53B6A" w14:paraId="66F7C663" w14:textId="77777777" w:rsidTr="2729F719">
        <w:tblPrEx>
          <w:tblW w:w="0" w:type="auto"/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blBorders>
          <w:tblLook w:val="0000" w:firstRow="0" w:lastRow="0" w:firstColumn="0" w:lastColumn="0" w:noHBand="0" w:noVBand="0"/>
          <w:tblPrExChange w:id="404" w:author="julimar8a" w:date="2024-04-24T21:44:00Z">
            <w:tblPrEx>
              <w:tblW w:w="0" w:type="auto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tblBorders>
              <w:tblLook w:val="0000" w:firstRow="0" w:lastRow="0" w:firstColumn="0" w:lastColumn="0" w:noHBand="0" w:noVBand="0"/>
            </w:tblPrEx>
          </w:tblPrExChange>
        </w:tblPrEx>
        <w:trPr>
          <w:trHeight w:val="3165"/>
          <w:trPrChange w:id="405" w:author="julimar8a" w:date="2024-04-24T21:44:00Z">
            <w:trPr>
              <w:gridAfter w:val="0"/>
              <w:trHeight w:val="3765"/>
            </w:trPr>
          </w:trPrChange>
        </w:trPr>
        <w:tc>
          <w:tcPr>
            <w:tcW w:w="1875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Mar>
              <w:left w:w="105" w:type="dxa"/>
              <w:right w:w="105" w:type="dxa"/>
            </w:tcMar>
            <w:tcPrChange w:id="406" w:author="julimar8a" w:date="2024-04-24T21:44:00Z">
              <w:tcPr>
                <w:tcW w:w="1875" w:type="dxa"/>
                <w:tcBorders>
                  <w:top w:val="single" w:sz="6" w:space="0" w:color="C1C6D0"/>
                  <w:left w:val="single" w:sz="6" w:space="0" w:color="C1C6D0"/>
                  <w:bottom w:val="single" w:sz="6" w:space="0" w:color="C1C6D0"/>
                  <w:right w:val="single" w:sz="6" w:space="0" w:color="C1C6D0"/>
                </w:tcBorders>
                <w:tcMar>
                  <w:left w:w="105" w:type="dxa"/>
                  <w:right w:w="105" w:type="dxa"/>
                </w:tcMar>
              </w:tcPr>
            </w:tcPrChange>
          </w:tcPr>
          <w:p w14:paraId="1D126BC6" w14:textId="168F4D27" w:rsidR="4DD53B6A" w:rsidRDefault="4DD53B6A" w:rsidP="4DD53B6A">
            <w:pPr>
              <w:pStyle w:val="TableParagraph"/>
              <w:spacing w:before="71"/>
              <w:ind w:left="77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Escenario 1</w:t>
            </w:r>
          </w:p>
        </w:tc>
        <w:tc>
          <w:tcPr>
            <w:tcW w:w="6600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Mar>
              <w:left w:w="105" w:type="dxa"/>
              <w:right w:w="105" w:type="dxa"/>
            </w:tcMar>
            <w:tcPrChange w:id="407" w:author="julimar8a" w:date="2024-04-24T21:44:00Z">
              <w:tcPr>
                <w:tcW w:w="6600" w:type="dxa"/>
                <w:tcBorders>
                  <w:top w:val="single" w:sz="6" w:space="0" w:color="C1C6D0"/>
                  <w:left w:val="single" w:sz="6" w:space="0" w:color="C1C6D0"/>
                  <w:bottom w:val="single" w:sz="6" w:space="0" w:color="C1C6D0"/>
                  <w:right w:val="single" w:sz="6" w:space="0" w:color="C1C6D0"/>
                </w:tcBorders>
                <w:tcMar>
                  <w:left w:w="105" w:type="dxa"/>
                  <w:right w:w="105" w:type="dxa"/>
                </w:tcMar>
              </w:tcPr>
            </w:tcPrChange>
          </w:tcPr>
          <w:p w14:paraId="6BB395AC" w14:textId="2E865767" w:rsidR="4DD53B6A" w:rsidRDefault="4DD53B6A" w:rsidP="4DD53B6A">
            <w:pPr>
              <w:pStyle w:val="TableParagraph"/>
              <w:spacing w:before="71"/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Se comprobará que se puede registrar información en el documento de “Mercancías peligrosas </w:t>
            </w:r>
          </w:p>
          <w:p w14:paraId="23258384" w14:textId="5C6D06A8" w:rsidR="4DD53B6A" w:rsidRDefault="4DD53B6A" w:rsidP="4DD53B6A">
            <w:pPr>
              <w:pStyle w:val="TableParagrap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  <w:p w14:paraId="377B6578" w14:textId="2C748532" w:rsidR="4DD53B6A" w:rsidRDefault="4DD53B6A" w:rsidP="4DD53B6A">
            <w:pPr>
              <w:pStyle w:val="TableParagraph"/>
              <w:spacing w:before="71"/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DD53B6A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Dado</w:t>
            </w: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un usuario que se encuentra en la vista de “Mercancías peligrosas” y desea registrar la carga de información, hace la selección de ‘Carga peligrosa a bordo’</w:t>
            </w:r>
            <w:r w:rsidR="0BD4470D"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con el valor SI</w:t>
            </w:r>
          </w:p>
          <w:p w14:paraId="0328CF9E" w14:textId="365F7BA8" w:rsidR="4DD53B6A" w:rsidRDefault="4DD53B6A" w:rsidP="4DD53B6A">
            <w:pPr>
              <w:pStyle w:val="TableParagraph"/>
              <w:spacing w:before="71"/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  <w:p w14:paraId="57B3BA7C" w14:textId="1AD6DFE2" w:rsidR="4DD53B6A" w:rsidRDefault="4DD53B6A" w:rsidP="4DD53B6A">
            <w:pPr>
              <w:pStyle w:val="TableParagraph"/>
              <w:spacing w:before="1"/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DD53B6A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Cuando</w:t>
            </w: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seleccione “Si”</w:t>
            </w:r>
          </w:p>
          <w:p w14:paraId="6CCF1259" w14:textId="4EB69EFB" w:rsidR="4DD53B6A" w:rsidRDefault="4DD53B6A" w:rsidP="4DD53B6A">
            <w:pPr>
              <w:pStyle w:val="TableParagraph"/>
              <w:spacing w:before="143"/>
              <w:ind w:left="78" w:right="97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DD53B6A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Entonces</w:t>
            </w: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: el sistema </w:t>
            </w:r>
            <w:r w:rsidR="7DE7CC8A"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habilita </w:t>
            </w:r>
            <w:r w:rsidR="0E6FAB97"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y </w:t>
            </w: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permite el registro y/o carga de información de mercancías peligrosas</w:t>
            </w:r>
            <w:r w:rsidR="55CF2C18"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, se desbloquea</w:t>
            </w:r>
            <w:r w:rsidR="5F266C7F"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los siguientes controles:</w:t>
            </w:r>
          </w:p>
          <w:p w14:paraId="6B1C335E" w14:textId="00638BE6" w:rsidR="5F266C7F" w:rsidRDefault="1E3F0CE3">
            <w:pPr>
              <w:pStyle w:val="TableParagraph"/>
              <w:spacing w:before="143"/>
              <w:ind w:right="97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408" w:author="julimar8a" w:date="2024-04-24T21:51:00Z">
                <w:pPr>
                  <w:pStyle w:val="TableParagraph"/>
                  <w:spacing w:before="143"/>
                  <w:ind w:left="78" w:right="97"/>
                </w:pPr>
              </w:pPrChange>
            </w:pPr>
            <w:r w:rsidRPr="5ED3B499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A</w:t>
            </w:r>
            <w:r w:rsidR="6E6E05D5" w:rsidRPr="5ED3B499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djuntar (para la carga masiva mediante archivo </w:t>
            </w:r>
            <w:r w:rsidR="51C28D44" w:rsidRPr="5ED3B499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de carga</w:t>
            </w:r>
            <w:r w:rsidR="6E6E05D5" w:rsidRPr="5ED3B499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)</w:t>
            </w:r>
          </w:p>
          <w:p w14:paraId="1A142AC1" w14:textId="7DE07DBE" w:rsidR="78096B93" w:rsidRDefault="78096B93" w:rsidP="4DD53B6A">
            <w:pPr>
              <w:pStyle w:val="TableParagrap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Grilla con el listado de mercancías peligrosas</w:t>
            </w:r>
          </w:p>
          <w:p w14:paraId="302C1418" w14:textId="2D652F48" w:rsidR="78096B93" w:rsidRDefault="78096B93" w:rsidP="4DD53B6A">
            <w:pPr>
              <w:pStyle w:val="TableParagrap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Agregar (agregar registros)</w:t>
            </w:r>
          </w:p>
          <w:p w14:paraId="5F3B256A" w14:textId="4CC83AF3" w:rsidR="4DD53B6A" w:rsidRDefault="4DD53B6A" w:rsidP="4DD53B6A">
            <w:pPr>
              <w:pStyle w:val="TableParagraph"/>
              <w:spacing w:before="143"/>
              <w:ind w:left="78" w:right="97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</w:tc>
      </w:tr>
      <w:tr w:rsidR="4DD53B6A" w14:paraId="72B7CCC8" w14:textId="77777777" w:rsidTr="2729F719">
        <w:trPr>
          <w:trHeight w:val="3165"/>
        </w:trPr>
        <w:tc>
          <w:tcPr>
            <w:tcW w:w="1875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Mar>
              <w:left w:w="105" w:type="dxa"/>
              <w:right w:w="105" w:type="dxa"/>
            </w:tcMar>
          </w:tcPr>
          <w:p w14:paraId="01A3616E" w14:textId="66B704E7" w:rsidR="518E0136" w:rsidRDefault="518E0136" w:rsidP="4DD53B6A">
            <w:pPr>
              <w:pStyle w:val="TableParagraph"/>
              <w:spacing w:before="71"/>
              <w:ind w:left="77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Escenario 2</w:t>
            </w:r>
          </w:p>
          <w:p w14:paraId="6FB3E8C4" w14:textId="4C305E74" w:rsidR="4DD53B6A" w:rsidRDefault="4DD53B6A" w:rsidP="4DD53B6A">
            <w:pPr>
              <w:pStyle w:val="TableParagrap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6600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Mar>
              <w:left w:w="105" w:type="dxa"/>
              <w:right w:w="105" w:type="dxa"/>
            </w:tcMar>
          </w:tcPr>
          <w:p w14:paraId="46D900FC" w14:textId="14A1D84A" w:rsidR="518E0136" w:rsidRDefault="518E0136" w:rsidP="4DD53B6A">
            <w:pPr>
              <w:pStyle w:val="TableParagraph"/>
              <w:spacing w:before="71"/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Se comprobará que </w:t>
            </w:r>
            <w:r w:rsidR="1FA80FB3"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NO </w:t>
            </w: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se puede registrar información en el documento de “Mercancías peligrosas </w:t>
            </w:r>
          </w:p>
          <w:p w14:paraId="69C92102" w14:textId="5C6D06A8" w:rsidR="4DD53B6A" w:rsidRDefault="4DD53B6A" w:rsidP="4DD53B6A">
            <w:pPr>
              <w:pStyle w:val="TableParagrap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  <w:p w14:paraId="0A36B9D4" w14:textId="67CB5F9C" w:rsidR="518E0136" w:rsidRDefault="518E0136" w:rsidP="4DD53B6A">
            <w:pPr>
              <w:pStyle w:val="TableParagraph"/>
              <w:spacing w:before="71"/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DD53B6A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Dado</w:t>
            </w: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un usuario que se encuentra en la vista de “Mercancías peligrosas” y desea registrar la carga de información, </w:t>
            </w:r>
            <w:r w:rsidR="2E9906DC"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cuando</w:t>
            </w:r>
            <w:r w:rsidR="7263399B"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la opción</w:t>
            </w:r>
            <w:r w:rsidR="2E9906DC"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</w:t>
            </w: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‘Carga peligrosa a bordo’</w:t>
            </w:r>
            <w:r w:rsidR="1C416946"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está marcada en No</w:t>
            </w:r>
          </w:p>
          <w:p w14:paraId="61EC2F03" w14:textId="365F7BA8" w:rsidR="4DD53B6A" w:rsidRDefault="4DD53B6A" w:rsidP="4DD53B6A">
            <w:pPr>
              <w:pStyle w:val="TableParagraph"/>
              <w:spacing w:before="71"/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  <w:p w14:paraId="058CD76E" w14:textId="77164CB7" w:rsidR="518E0136" w:rsidRDefault="518E0136" w:rsidP="4DD53B6A">
            <w:pPr>
              <w:pStyle w:val="TableParagraph"/>
              <w:spacing w:before="1"/>
              <w:ind w:left="78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DD53B6A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Cuando</w:t>
            </w: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seleccione “</w:t>
            </w:r>
            <w:r w:rsidR="06A64250"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No</w:t>
            </w: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”</w:t>
            </w:r>
          </w:p>
          <w:p w14:paraId="03C18379" w14:textId="1BE47FAC" w:rsidR="518E0136" w:rsidRDefault="0027C723" w:rsidP="2729F719">
            <w:pPr>
              <w:pStyle w:val="TableParagraph"/>
              <w:spacing w:before="143"/>
              <w:ind w:left="78" w:right="97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2729F719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Entonces</w:t>
            </w:r>
            <w:r w:rsidRPr="2729F719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: el sistema </w:t>
            </w:r>
            <w:r w:rsidR="1AC71240" w:rsidRPr="2729F719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muestra la etiqueta ‘NIL’ y </w:t>
            </w:r>
            <w:r w:rsidR="02E2E19B" w:rsidRPr="2729F719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deshabilita</w:t>
            </w:r>
            <w:r w:rsidR="35169E34" w:rsidRPr="2729F719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="35169E34" w:rsidRPr="2729F719">
              <w:rPr>
                <w:rFonts w:ascii="Arial" w:eastAsia="Arial" w:hAnsi="Arial" w:cs="Arial"/>
                <w:color w:val="000000" w:themeColor="text1"/>
                <w:sz w:val="20"/>
                <w:szCs w:val="20"/>
                <w:rPrChange w:id="409" w:author="julimar8a" w:date="2024-04-24T21:49:00Z">
                  <w:rPr>
                    <w:rFonts w:ascii="Arial" w:eastAsia="Arial" w:hAnsi="Arial" w:cs="Arial"/>
                    <w:b/>
                    <w:bCs/>
                    <w:color w:val="000000" w:themeColor="text1"/>
                    <w:sz w:val="20"/>
                    <w:szCs w:val="20"/>
                  </w:rPr>
                </w:rPrChange>
              </w:rPr>
              <w:t>los siguientes controles</w:t>
            </w:r>
            <w:r w:rsidR="35169E34" w:rsidRPr="2729F719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:</w:t>
            </w:r>
          </w:p>
          <w:p w14:paraId="3680012A" w14:textId="65496E55" w:rsidR="14B9A825" w:rsidRDefault="34B2CD00" w:rsidP="5ED3B499">
            <w:pPr>
              <w:pStyle w:val="TableParagrap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5ED3B499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Adjuntar (para la carga masiva mediante archivo </w:t>
            </w:r>
            <w:r w:rsidR="24D1851C" w:rsidRPr="5ED3B499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de carga</w:t>
            </w:r>
            <w:r w:rsidRPr="5ED3B499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)</w:t>
            </w:r>
          </w:p>
          <w:p w14:paraId="4F065BA5" w14:textId="7DE07DBE" w:rsidR="14B9A825" w:rsidRDefault="14B9A825" w:rsidP="4DD53B6A">
            <w:pPr>
              <w:pStyle w:val="TableParagrap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Grilla con el listado de mercancías peligrosas</w:t>
            </w:r>
          </w:p>
          <w:p w14:paraId="5DA564C7" w14:textId="02E4558C" w:rsidR="14B9A825" w:rsidRDefault="14B9A825">
            <w:pPr>
              <w:pStyle w:val="TableParagraph"/>
              <w:rPr>
                <w:ins w:id="410" w:author="julimar8a" w:date="2024-04-24T21:54:00Z" w16du:dateUtc="2024-04-24T21:54:09Z"/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411" w:author="julimar8a" w:date="2024-04-24T21:46:00Z">
                <w:pPr/>
              </w:pPrChange>
            </w:pPr>
            <w:r w:rsidRPr="4DD53B6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Agregar (agregar registros)</w:t>
            </w:r>
          </w:p>
          <w:p w14:paraId="21589DBF" w14:textId="1AE6667A" w:rsidR="4DD53B6A" w:rsidRDefault="4DD53B6A" w:rsidP="4DD53B6A">
            <w:pPr>
              <w:pStyle w:val="TableParagrap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</w:tc>
      </w:tr>
    </w:tbl>
    <w:p w14:paraId="3E934497" w14:textId="1F0544B8" w:rsidR="00E53E0F" w:rsidRDefault="00E53E0F" w:rsidP="3AA201FD">
      <w:pPr>
        <w:pStyle w:val="Textoindependiente"/>
        <w:widowControl/>
        <w:autoSpaceDE/>
        <w:autoSpaceDN/>
        <w:spacing w:after="160" w:line="259" w:lineRule="auto"/>
        <w:rPr>
          <w:sz w:val="20"/>
          <w:szCs w:val="20"/>
        </w:rPr>
      </w:pPr>
    </w:p>
    <w:p w14:paraId="770F45AC" w14:textId="3C416012" w:rsidR="7D04682A" w:rsidRDefault="7D04682A" w:rsidP="7D04682A">
      <w:pPr>
        <w:pStyle w:val="Textoindependiente"/>
        <w:widowControl/>
        <w:spacing w:after="160" w:line="259" w:lineRule="auto"/>
        <w:rPr>
          <w:sz w:val="20"/>
          <w:szCs w:val="20"/>
        </w:rPr>
      </w:pPr>
    </w:p>
    <w:tbl>
      <w:tblPr>
        <w:tblStyle w:val="Tablaconcuadrcula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7"/>
        <w:gridCol w:w="6643"/>
      </w:tblGrid>
      <w:tr w:rsidR="7D04682A" w14:paraId="5951D467" w14:textId="77777777" w:rsidTr="7D04682A">
        <w:trPr>
          <w:trHeight w:val="555"/>
        </w:trPr>
        <w:tc>
          <w:tcPr>
            <w:tcW w:w="1847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shd w:val="clear" w:color="auto" w:fill="002060"/>
            <w:tcMar>
              <w:left w:w="105" w:type="dxa"/>
              <w:right w:w="105" w:type="dxa"/>
            </w:tcMar>
          </w:tcPr>
          <w:p w14:paraId="197797AA" w14:textId="0713A3AB" w:rsidR="7D04682A" w:rsidRDefault="7D04682A">
            <w:pPr>
              <w:pStyle w:val="TableParagraph"/>
              <w:spacing w:before="106" w:line="249" w:lineRule="auto"/>
              <w:ind w:right="317"/>
              <w:jc w:val="center"/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pPrChange w:id="412" w:author="julimar8a" w:date="2024-07-18T04:17:00Z">
                <w:pPr/>
              </w:pPrChange>
            </w:pPr>
            <w:r w:rsidRPr="7D04682A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 xml:space="preserve">Criterio de aceptación </w:t>
            </w:r>
            <w:r w:rsidR="110B4E17" w:rsidRPr="7D04682A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>8</w:t>
            </w:r>
          </w:p>
        </w:tc>
        <w:tc>
          <w:tcPr>
            <w:tcW w:w="6643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shd w:val="clear" w:color="auto" w:fill="002060"/>
            <w:tcMar>
              <w:left w:w="105" w:type="dxa"/>
              <w:right w:w="105" w:type="dxa"/>
            </w:tcMar>
          </w:tcPr>
          <w:p w14:paraId="37DFD6F3" w14:textId="290D79C9" w:rsidR="7D04682A" w:rsidRDefault="7D04682A">
            <w:pPr>
              <w:pStyle w:val="TableParagraph"/>
              <w:spacing w:before="106"/>
              <w:jc w:val="center"/>
              <w:rPr>
                <w:rFonts w:ascii="Arial" w:eastAsia="Arial" w:hAnsi="Arial" w:cs="Arial"/>
                <w:color w:val="FFFFFF" w:themeColor="background1"/>
                <w:sz w:val="20"/>
                <w:szCs w:val="20"/>
              </w:rPr>
              <w:pPrChange w:id="413" w:author="julimar8a" w:date="2024-07-18T04:17:00Z">
                <w:pPr/>
              </w:pPrChange>
            </w:pPr>
            <w:r w:rsidRPr="7D04682A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 xml:space="preserve">El sistema debe permitir copiar lista de </w:t>
            </w:r>
            <w:proofErr w:type="spellStart"/>
            <w:r w:rsidR="7CE5E0EE" w:rsidRPr="7D04682A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>mercancias</w:t>
            </w:r>
            <w:proofErr w:type="spellEnd"/>
            <w:r w:rsidR="7CE5E0EE" w:rsidRPr="7D04682A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 xml:space="preserve"> peligrosas</w:t>
            </w:r>
          </w:p>
        </w:tc>
      </w:tr>
      <w:tr w:rsidR="7D04682A" w14:paraId="5ABCB3F7" w14:textId="77777777" w:rsidTr="7D04682A">
        <w:trPr>
          <w:trHeight w:val="480"/>
        </w:trPr>
        <w:tc>
          <w:tcPr>
            <w:tcW w:w="1847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Mar>
              <w:left w:w="105" w:type="dxa"/>
              <w:right w:w="105" w:type="dxa"/>
            </w:tcMar>
          </w:tcPr>
          <w:p w14:paraId="0E80B61D" w14:textId="573B6723" w:rsidR="7D04682A" w:rsidRDefault="7D04682A">
            <w:pPr>
              <w:pStyle w:val="TableParagraph"/>
              <w:spacing w:before="71"/>
              <w:ind w:left="77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414" w:author="julimar8a" w:date="2024-07-18T04:17:00Z">
                <w:pPr/>
              </w:pPrChange>
            </w:pPr>
            <w:r w:rsidRPr="7D04682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Descripción</w:t>
            </w:r>
          </w:p>
        </w:tc>
        <w:tc>
          <w:tcPr>
            <w:tcW w:w="6643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Mar>
              <w:left w:w="105" w:type="dxa"/>
              <w:right w:w="105" w:type="dxa"/>
            </w:tcMar>
          </w:tcPr>
          <w:p w14:paraId="45FB0DC3" w14:textId="61C92AA4" w:rsidR="7D04682A" w:rsidRDefault="7D04682A">
            <w:pPr>
              <w:pStyle w:val="TableParagraph"/>
              <w:spacing w:before="71"/>
              <w:ind w:left="78" w:right="265"/>
              <w:rPr>
                <w:rFonts w:ascii="Arial" w:eastAsia="Arial" w:hAnsi="Arial" w:cs="Arial"/>
                <w:sz w:val="20"/>
                <w:szCs w:val="20"/>
                <w:rPrChange w:id="415" w:author="julimar8a" w:date="2024-07-18T04:19:00Z">
                  <w:rPr>
                    <w:rFonts w:ascii="Arial" w:eastAsia="Arial" w:hAnsi="Arial" w:cs="Arial"/>
                    <w:color w:val="000000" w:themeColor="text1"/>
                    <w:sz w:val="20"/>
                    <w:szCs w:val="20"/>
                  </w:rPr>
                </w:rPrChange>
              </w:rPr>
              <w:pPrChange w:id="416" w:author="julimar8a" w:date="2024-07-18T04:18:00Z">
                <w:pPr/>
              </w:pPrChange>
            </w:pPr>
            <w:r w:rsidRPr="7D04682A">
              <w:rPr>
                <w:rFonts w:ascii="Arial" w:eastAsia="Arial" w:hAnsi="Arial" w:cs="Arial"/>
                <w:sz w:val="20"/>
                <w:szCs w:val="20"/>
                <w:rPrChange w:id="417" w:author="julimar8a" w:date="2024-07-18T04:19:00Z">
                  <w:rPr>
                    <w:rFonts w:ascii="Arial" w:eastAsia="Arial" w:hAnsi="Arial" w:cs="Arial"/>
                    <w:color w:val="000000" w:themeColor="text1"/>
                    <w:sz w:val="20"/>
                    <w:szCs w:val="20"/>
                  </w:rPr>
                </w:rPrChange>
              </w:rPr>
              <w:t xml:space="preserve">Se realizarán las pruebas para comprobar que el sistema pueda copiar la lista de </w:t>
            </w:r>
            <w:r w:rsidR="78F3CC36" w:rsidRPr="7D04682A">
              <w:rPr>
                <w:rFonts w:ascii="Arial" w:eastAsia="Arial" w:hAnsi="Arial" w:cs="Arial"/>
                <w:b/>
                <w:bCs/>
                <w:sz w:val="20"/>
                <w:szCs w:val="20"/>
              </w:rPr>
              <w:t>mercancías</w:t>
            </w:r>
            <w:r w:rsidR="01BB9A88" w:rsidRPr="7D04682A">
              <w:rPr>
                <w:rFonts w:ascii="Arial" w:eastAsia="Arial" w:hAnsi="Arial" w:cs="Arial"/>
                <w:b/>
                <w:bCs/>
                <w:sz w:val="20"/>
                <w:szCs w:val="20"/>
                <w:rPrChange w:id="418" w:author="julimar8a" w:date="2024-07-18T04:19:00Z">
                  <w:rPr>
                    <w:rFonts w:ascii="Arial" w:eastAsia="Arial" w:hAnsi="Arial" w:cs="Arial"/>
                    <w:b/>
                    <w:bCs/>
                    <w:color w:val="FFFFFF" w:themeColor="background1"/>
                    <w:sz w:val="20"/>
                    <w:szCs w:val="20"/>
                  </w:rPr>
                </w:rPrChange>
              </w:rPr>
              <w:t xml:space="preserve"> peligrosas</w:t>
            </w:r>
            <w:r w:rsidR="01BB9A88" w:rsidRPr="7D04682A">
              <w:rPr>
                <w:rFonts w:ascii="Arial" w:eastAsia="Arial" w:hAnsi="Arial" w:cs="Arial"/>
                <w:sz w:val="20"/>
                <w:szCs w:val="20"/>
                <w:rPrChange w:id="419" w:author="julimar8a" w:date="2024-07-18T04:19:00Z">
                  <w:rPr>
                    <w:rFonts w:ascii="Arial" w:eastAsia="Arial" w:hAnsi="Arial" w:cs="Arial"/>
                    <w:color w:val="000000" w:themeColor="text1"/>
                    <w:sz w:val="20"/>
                    <w:szCs w:val="20"/>
                  </w:rPr>
                </w:rPrChange>
              </w:rPr>
              <w:t xml:space="preserve"> </w:t>
            </w:r>
            <w:r w:rsidRPr="7D04682A">
              <w:rPr>
                <w:rFonts w:ascii="Arial" w:eastAsia="Arial" w:hAnsi="Arial" w:cs="Arial"/>
                <w:sz w:val="20"/>
                <w:szCs w:val="20"/>
                <w:rPrChange w:id="420" w:author="julimar8a" w:date="2024-07-18T04:19:00Z">
                  <w:rPr>
                    <w:rFonts w:ascii="Arial" w:eastAsia="Arial" w:hAnsi="Arial" w:cs="Arial"/>
                    <w:color w:val="000000" w:themeColor="text1"/>
                    <w:sz w:val="20"/>
                    <w:szCs w:val="20"/>
                  </w:rPr>
                </w:rPrChange>
              </w:rPr>
              <w:t>que se registraron en la Entrada.</w:t>
            </w:r>
          </w:p>
        </w:tc>
      </w:tr>
      <w:tr w:rsidR="7D04682A" w14:paraId="614E02C5" w14:textId="77777777" w:rsidTr="7D04682A">
        <w:trPr>
          <w:trHeight w:val="480"/>
        </w:trPr>
        <w:tc>
          <w:tcPr>
            <w:tcW w:w="1847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Mar>
              <w:left w:w="105" w:type="dxa"/>
              <w:right w:w="105" w:type="dxa"/>
            </w:tcMar>
          </w:tcPr>
          <w:p w14:paraId="7A8EDCBB" w14:textId="60C7CC9E" w:rsidR="7D04682A" w:rsidRDefault="7D04682A">
            <w:pPr>
              <w:pStyle w:val="TableParagraph"/>
              <w:spacing w:before="71"/>
              <w:ind w:left="77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pPrChange w:id="421" w:author="julimar8a" w:date="2024-07-18T04:17:00Z">
                <w:pPr/>
              </w:pPrChange>
            </w:pPr>
            <w:r w:rsidRPr="7D04682A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Escenario 1</w:t>
            </w:r>
          </w:p>
        </w:tc>
        <w:tc>
          <w:tcPr>
            <w:tcW w:w="6643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tcMar>
              <w:left w:w="105" w:type="dxa"/>
              <w:right w:w="105" w:type="dxa"/>
            </w:tcMar>
          </w:tcPr>
          <w:p w14:paraId="147D1ABE" w14:textId="08369FE0" w:rsidR="7D04682A" w:rsidRDefault="7D04682A">
            <w:pPr>
              <w:pStyle w:val="TableParagraph"/>
              <w:spacing w:before="71"/>
              <w:ind w:left="-90"/>
              <w:rPr>
                <w:rFonts w:ascii="Arial" w:eastAsia="Arial" w:hAnsi="Arial" w:cs="Arial"/>
                <w:sz w:val="20"/>
                <w:szCs w:val="20"/>
                <w:rPrChange w:id="422" w:author="julimar8a" w:date="2024-07-18T04:19:00Z">
                  <w:rPr>
                    <w:rFonts w:ascii="Arial" w:eastAsia="Arial" w:hAnsi="Arial" w:cs="Arial"/>
                    <w:color w:val="000000" w:themeColor="text1"/>
                    <w:sz w:val="20"/>
                    <w:szCs w:val="20"/>
                  </w:rPr>
                </w:rPrChange>
              </w:rPr>
              <w:pPrChange w:id="423" w:author="julimar8a" w:date="2024-07-18T04:18:00Z">
                <w:pPr/>
              </w:pPrChange>
            </w:pPr>
            <w:r w:rsidRPr="7D04682A">
              <w:rPr>
                <w:rFonts w:ascii="Arial" w:eastAsia="Arial" w:hAnsi="Arial" w:cs="Arial"/>
                <w:b/>
                <w:bCs/>
                <w:i/>
                <w:iCs/>
                <w:sz w:val="20"/>
                <w:szCs w:val="20"/>
                <w:rPrChange w:id="424" w:author="julimar8a" w:date="2024-07-18T04:19:00Z">
                  <w:rPr>
                    <w:rFonts w:ascii="Arial" w:eastAsia="Arial" w:hAnsi="Arial" w:cs="Arial"/>
                    <w:b/>
                    <w:bCs/>
                    <w:i/>
                    <w:iCs/>
                    <w:color w:val="000000" w:themeColor="text1"/>
                    <w:sz w:val="20"/>
                    <w:szCs w:val="20"/>
                  </w:rPr>
                </w:rPrChange>
              </w:rPr>
              <w:t xml:space="preserve">Copiar </w:t>
            </w:r>
            <w:r w:rsidR="0D6E4EFA" w:rsidRPr="7D04682A">
              <w:rPr>
                <w:rFonts w:ascii="Arial" w:eastAsia="Arial" w:hAnsi="Arial" w:cs="Arial"/>
                <w:b/>
                <w:bCs/>
                <w:sz w:val="20"/>
                <w:szCs w:val="20"/>
              </w:rPr>
              <w:t>mercancías</w:t>
            </w:r>
            <w:r w:rsidR="0C4E7EAE" w:rsidRPr="7D04682A">
              <w:rPr>
                <w:rFonts w:ascii="Arial" w:eastAsia="Arial" w:hAnsi="Arial" w:cs="Arial"/>
                <w:b/>
                <w:bCs/>
                <w:sz w:val="20"/>
                <w:szCs w:val="20"/>
                <w:rPrChange w:id="425" w:author="julimar8a" w:date="2024-07-18T04:19:00Z">
                  <w:rPr>
                    <w:rFonts w:ascii="Arial" w:eastAsia="Arial" w:hAnsi="Arial" w:cs="Arial"/>
                    <w:b/>
                    <w:bCs/>
                    <w:color w:val="FFFFFF" w:themeColor="background1"/>
                    <w:sz w:val="20"/>
                    <w:szCs w:val="20"/>
                  </w:rPr>
                </w:rPrChange>
              </w:rPr>
              <w:t xml:space="preserve"> peligrosas</w:t>
            </w:r>
            <w:r w:rsidR="0C4E7EAE" w:rsidRPr="7D04682A">
              <w:rPr>
                <w:rFonts w:ascii="Arial" w:eastAsia="Arial" w:hAnsi="Arial" w:cs="Arial"/>
                <w:b/>
                <w:bCs/>
                <w:i/>
                <w:iCs/>
                <w:sz w:val="20"/>
                <w:szCs w:val="20"/>
                <w:rPrChange w:id="426" w:author="julimar8a" w:date="2024-07-18T04:19:00Z">
                  <w:rPr>
                    <w:rFonts w:ascii="Arial" w:eastAsia="Arial" w:hAnsi="Arial" w:cs="Arial"/>
                    <w:b/>
                    <w:bCs/>
                    <w:i/>
                    <w:iCs/>
                    <w:color w:val="000000" w:themeColor="text1"/>
                    <w:sz w:val="20"/>
                    <w:szCs w:val="20"/>
                  </w:rPr>
                </w:rPrChange>
              </w:rPr>
              <w:t xml:space="preserve"> </w:t>
            </w:r>
            <w:r w:rsidRPr="7D04682A">
              <w:rPr>
                <w:rFonts w:ascii="Arial" w:eastAsia="Arial" w:hAnsi="Arial" w:cs="Arial"/>
                <w:b/>
                <w:bCs/>
                <w:i/>
                <w:iCs/>
                <w:sz w:val="20"/>
                <w:szCs w:val="20"/>
                <w:rPrChange w:id="427" w:author="julimar8a" w:date="2024-07-18T04:19:00Z">
                  <w:rPr>
                    <w:rFonts w:ascii="Arial" w:eastAsia="Arial" w:hAnsi="Arial" w:cs="Arial"/>
                    <w:b/>
                    <w:bCs/>
                    <w:i/>
                    <w:iCs/>
                    <w:color w:val="000000" w:themeColor="text1"/>
                    <w:sz w:val="20"/>
                    <w:szCs w:val="20"/>
                  </w:rPr>
                </w:rPrChange>
              </w:rPr>
              <w:t>de la pestaña de Entrada a la Salida</w:t>
            </w:r>
          </w:p>
          <w:p w14:paraId="3C181985" w14:textId="1065D790" w:rsidR="7D04682A" w:rsidRDefault="7D04682A">
            <w:pPr>
              <w:pStyle w:val="TableParagraph"/>
              <w:spacing w:before="143"/>
              <w:ind w:left="78" w:right="124"/>
              <w:rPr>
                <w:rFonts w:ascii="Arial" w:eastAsia="Arial" w:hAnsi="Arial" w:cs="Arial"/>
                <w:sz w:val="20"/>
                <w:szCs w:val="20"/>
                <w:rPrChange w:id="428" w:author="julimar8a" w:date="2024-07-18T04:19:00Z">
                  <w:rPr>
                    <w:rFonts w:ascii="Arial" w:eastAsia="Arial" w:hAnsi="Arial" w:cs="Arial"/>
                    <w:color w:val="000000" w:themeColor="text1"/>
                    <w:sz w:val="20"/>
                    <w:szCs w:val="20"/>
                  </w:rPr>
                </w:rPrChange>
              </w:rPr>
              <w:pPrChange w:id="429" w:author="julimar8a" w:date="2024-07-18T04:18:00Z">
                <w:pPr/>
              </w:pPrChange>
            </w:pPr>
            <w:r w:rsidRPr="7D04682A">
              <w:rPr>
                <w:rFonts w:ascii="Arial" w:eastAsia="Arial" w:hAnsi="Arial" w:cs="Arial"/>
                <w:b/>
                <w:bCs/>
                <w:sz w:val="20"/>
                <w:szCs w:val="20"/>
                <w:rPrChange w:id="430" w:author="julimar8a" w:date="2024-07-18T04:19:00Z">
                  <w:rPr>
                    <w:rFonts w:ascii="Arial" w:eastAsia="Arial" w:hAnsi="Arial" w:cs="Arial"/>
                    <w:b/>
                    <w:bCs/>
                    <w:color w:val="000000" w:themeColor="text1"/>
                    <w:sz w:val="20"/>
                    <w:szCs w:val="20"/>
                  </w:rPr>
                </w:rPrChange>
              </w:rPr>
              <w:t>Dado</w:t>
            </w:r>
            <w:r w:rsidRPr="7D04682A">
              <w:rPr>
                <w:rFonts w:ascii="Arial" w:eastAsia="Arial" w:hAnsi="Arial" w:cs="Arial"/>
                <w:sz w:val="20"/>
                <w:szCs w:val="20"/>
                <w:rPrChange w:id="431" w:author="julimar8a" w:date="2024-07-18T04:19:00Z">
                  <w:rPr>
                    <w:rFonts w:ascii="Arial" w:eastAsia="Arial" w:hAnsi="Arial" w:cs="Arial"/>
                    <w:color w:val="000000" w:themeColor="text1"/>
                    <w:sz w:val="20"/>
                    <w:szCs w:val="20"/>
                  </w:rPr>
                </w:rPrChange>
              </w:rPr>
              <w:t xml:space="preserve"> que un usuario se encuentra en "Lista de </w:t>
            </w:r>
            <w:r w:rsidR="1140CD8B" w:rsidRPr="7D04682A">
              <w:rPr>
                <w:rFonts w:ascii="Arial" w:eastAsia="Arial" w:hAnsi="Arial" w:cs="Arial"/>
                <w:b/>
                <w:bCs/>
                <w:sz w:val="20"/>
                <w:szCs w:val="20"/>
                <w:rPrChange w:id="432" w:author="julimar8a" w:date="2024-07-18T04:19:00Z">
                  <w:rPr>
                    <w:rFonts w:ascii="Arial" w:eastAsia="Arial" w:hAnsi="Arial" w:cs="Arial"/>
                    <w:b/>
                    <w:bCs/>
                    <w:color w:val="FFFFFF" w:themeColor="background1"/>
                    <w:sz w:val="20"/>
                    <w:szCs w:val="20"/>
                  </w:rPr>
                </w:rPrChange>
              </w:rPr>
              <w:t xml:space="preserve"> </w:t>
            </w:r>
            <w:r w:rsidR="7E78CF30" w:rsidRPr="7D04682A">
              <w:rPr>
                <w:rFonts w:ascii="Arial" w:eastAsia="Arial" w:hAnsi="Arial" w:cs="Arial"/>
                <w:b/>
                <w:bCs/>
                <w:sz w:val="20"/>
                <w:szCs w:val="20"/>
              </w:rPr>
              <w:t>mercancías</w:t>
            </w:r>
            <w:r w:rsidR="1140CD8B" w:rsidRPr="7D04682A">
              <w:rPr>
                <w:rFonts w:ascii="Arial" w:eastAsia="Arial" w:hAnsi="Arial" w:cs="Arial"/>
                <w:b/>
                <w:bCs/>
                <w:sz w:val="20"/>
                <w:szCs w:val="20"/>
                <w:rPrChange w:id="433" w:author="julimar8a" w:date="2024-07-18T04:19:00Z">
                  <w:rPr>
                    <w:rFonts w:ascii="Arial" w:eastAsia="Arial" w:hAnsi="Arial" w:cs="Arial"/>
                    <w:b/>
                    <w:bCs/>
                    <w:color w:val="FFFFFF" w:themeColor="background1"/>
                    <w:sz w:val="20"/>
                    <w:szCs w:val="20"/>
                  </w:rPr>
                </w:rPrChange>
              </w:rPr>
              <w:t xml:space="preserve"> peligrosas</w:t>
            </w:r>
            <w:r w:rsidRPr="7D04682A">
              <w:rPr>
                <w:rFonts w:ascii="Arial" w:eastAsia="Arial" w:hAnsi="Arial" w:cs="Arial"/>
                <w:sz w:val="20"/>
                <w:szCs w:val="20"/>
                <w:rPrChange w:id="434" w:author="julimar8a" w:date="2024-07-18T04:19:00Z">
                  <w:rPr>
                    <w:rFonts w:ascii="Arial" w:eastAsia="Arial" w:hAnsi="Arial" w:cs="Arial"/>
                    <w:color w:val="000000" w:themeColor="text1"/>
                    <w:sz w:val="20"/>
                    <w:szCs w:val="20"/>
                  </w:rPr>
                </w:rPrChange>
              </w:rPr>
              <w:t>” pestaña de salida</w:t>
            </w:r>
          </w:p>
          <w:p w14:paraId="135BCAC4" w14:textId="0C57E316" w:rsidR="7D04682A" w:rsidRDefault="7D04682A">
            <w:pPr>
              <w:spacing w:before="8"/>
              <w:rPr>
                <w:rFonts w:ascii="Arial" w:eastAsia="Arial" w:hAnsi="Arial" w:cs="Arial"/>
                <w:sz w:val="20"/>
                <w:szCs w:val="20"/>
                <w:rPrChange w:id="435" w:author="julimar8a" w:date="2024-07-18T04:19:00Z">
                  <w:rPr>
                    <w:rFonts w:ascii="Arial" w:eastAsia="Arial" w:hAnsi="Arial" w:cs="Arial"/>
                    <w:color w:val="000000" w:themeColor="text1"/>
                    <w:sz w:val="20"/>
                    <w:szCs w:val="20"/>
                  </w:rPr>
                </w:rPrChange>
              </w:rPr>
              <w:pPrChange w:id="436" w:author="julimar8a" w:date="2024-07-18T04:17:00Z">
                <w:pPr/>
              </w:pPrChange>
            </w:pPr>
          </w:p>
          <w:p w14:paraId="00433B72" w14:textId="44DA4437" w:rsidR="7D04682A" w:rsidRDefault="7D04682A">
            <w:pPr>
              <w:pStyle w:val="TableParagraph"/>
              <w:ind w:left="78"/>
              <w:rPr>
                <w:rFonts w:ascii="Arial" w:eastAsia="Arial" w:hAnsi="Arial" w:cs="Arial"/>
                <w:sz w:val="20"/>
                <w:szCs w:val="20"/>
                <w:rPrChange w:id="437" w:author="julimar8a" w:date="2024-07-18T04:19:00Z">
                  <w:rPr>
                    <w:rFonts w:ascii="Arial" w:eastAsia="Arial" w:hAnsi="Arial" w:cs="Arial"/>
                    <w:color w:val="000000" w:themeColor="text1"/>
                    <w:sz w:val="20"/>
                    <w:szCs w:val="20"/>
                  </w:rPr>
                </w:rPrChange>
              </w:rPr>
              <w:pPrChange w:id="438" w:author="julimar8a" w:date="2024-07-18T04:17:00Z">
                <w:pPr/>
              </w:pPrChange>
            </w:pPr>
            <w:r w:rsidRPr="7D04682A">
              <w:rPr>
                <w:rFonts w:ascii="Arial" w:eastAsia="Arial" w:hAnsi="Arial" w:cs="Arial"/>
                <w:b/>
                <w:bCs/>
                <w:sz w:val="20"/>
                <w:szCs w:val="20"/>
                <w:rPrChange w:id="439" w:author="julimar8a" w:date="2024-07-18T04:19:00Z">
                  <w:rPr>
                    <w:rFonts w:ascii="Arial" w:eastAsia="Arial" w:hAnsi="Arial" w:cs="Arial"/>
                    <w:b/>
                    <w:bCs/>
                    <w:color w:val="000000" w:themeColor="text1"/>
                    <w:sz w:val="20"/>
                    <w:szCs w:val="20"/>
                  </w:rPr>
                </w:rPrChange>
              </w:rPr>
              <w:t>Cuando</w:t>
            </w:r>
            <w:r w:rsidRPr="7D04682A">
              <w:rPr>
                <w:rFonts w:ascii="Arial" w:eastAsia="Arial" w:hAnsi="Arial" w:cs="Arial"/>
                <w:sz w:val="20"/>
                <w:szCs w:val="20"/>
                <w:rPrChange w:id="440" w:author="julimar8a" w:date="2024-07-18T04:19:00Z">
                  <w:rPr>
                    <w:rFonts w:ascii="Arial" w:eastAsia="Arial" w:hAnsi="Arial" w:cs="Arial"/>
                    <w:color w:val="000000" w:themeColor="text1"/>
                    <w:sz w:val="20"/>
                    <w:szCs w:val="20"/>
                  </w:rPr>
                </w:rPrChange>
              </w:rPr>
              <w:t xml:space="preserve"> elija el botón “Copiar” </w:t>
            </w:r>
          </w:p>
          <w:p w14:paraId="0CA35F9D" w14:textId="2630040A" w:rsidR="7D04682A" w:rsidRDefault="7D04682A">
            <w:pPr>
              <w:pStyle w:val="TableParagraph"/>
              <w:spacing w:before="71"/>
              <w:ind w:left="78" w:right="265"/>
              <w:rPr>
                <w:rFonts w:ascii="Arial" w:eastAsia="Arial" w:hAnsi="Arial" w:cs="Arial"/>
                <w:sz w:val="20"/>
                <w:szCs w:val="20"/>
                <w:rPrChange w:id="441" w:author="julimar8a" w:date="2024-07-18T04:19:00Z">
                  <w:rPr>
                    <w:rFonts w:ascii="Arial" w:eastAsia="Arial" w:hAnsi="Arial" w:cs="Arial"/>
                    <w:color w:val="000000" w:themeColor="text1"/>
                    <w:sz w:val="20"/>
                    <w:szCs w:val="20"/>
                  </w:rPr>
                </w:rPrChange>
              </w:rPr>
              <w:pPrChange w:id="442" w:author="julimar8a" w:date="2024-07-18T04:17:00Z">
                <w:pPr/>
              </w:pPrChange>
            </w:pPr>
            <w:r w:rsidRPr="7D04682A">
              <w:rPr>
                <w:rFonts w:ascii="Arial" w:eastAsia="Arial" w:hAnsi="Arial" w:cs="Arial"/>
                <w:b/>
                <w:bCs/>
                <w:sz w:val="20"/>
                <w:szCs w:val="20"/>
                <w:rPrChange w:id="443" w:author="julimar8a" w:date="2024-07-18T04:19:00Z">
                  <w:rPr>
                    <w:rFonts w:ascii="Arial" w:eastAsia="Arial" w:hAnsi="Arial" w:cs="Arial"/>
                    <w:b/>
                    <w:bCs/>
                    <w:color w:val="000000" w:themeColor="text1"/>
                    <w:sz w:val="20"/>
                    <w:szCs w:val="20"/>
                  </w:rPr>
                </w:rPrChange>
              </w:rPr>
              <w:t>Entonces</w:t>
            </w:r>
            <w:r w:rsidRPr="7D04682A">
              <w:rPr>
                <w:rFonts w:ascii="Arial" w:eastAsia="Arial" w:hAnsi="Arial" w:cs="Arial"/>
                <w:sz w:val="20"/>
                <w:szCs w:val="20"/>
                <w:rPrChange w:id="444" w:author="julimar8a" w:date="2024-07-18T04:19:00Z">
                  <w:rPr>
                    <w:rFonts w:ascii="Arial" w:eastAsia="Arial" w:hAnsi="Arial" w:cs="Arial"/>
                    <w:color w:val="000000" w:themeColor="text1"/>
                    <w:sz w:val="20"/>
                    <w:szCs w:val="20"/>
                  </w:rPr>
                </w:rPrChange>
              </w:rPr>
              <w:t>: copiará la lista de la pestaña de Entrada a la pestaña de Salida</w:t>
            </w:r>
          </w:p>
        </w:tc>
      </w:tr>
    </w:tbl>
    <w:p w14:paraId="17E43A57" w14:textId="2D1BCEE7" w:rsidR="7D04682A" w:rsidRDefault="7D04682A" w:rsidP="7D04682A">
      <w:pPr>
        <w:pStyle w:val="Textoindependiente"/>
        <w:widowControl/>
        <w:spacing w:after="160" w:line="259" w:lineRule="auto"/>
        <w:rPr>
          <w:sz w:val="20"/>
          <w:szCs w:val="20"/>
        </w:rPr>
      </w:pPr>
    </w:p>
    <w:p w14:paraId="607E5780" w14:textId="260CE8CE" w:rsidR="00E53E0F" w:rsidRDefault="00E53E0F" w:rsidP="3AA201FD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3AA201FD">
        <w:rPr>
          <w:sz w:val="24"/>
          <w:szCs w:val="24"/>
        </w:rPr>
        <w:br w:type="page"/>
      </w:r>
    </w:p>
    <w:p w14:paraId="64CDE74D" w14:textId="06BFE5E8" w:rsidR="00621811" w:rsidRDefault="3FFB140A" w:rsidP="3AA201FD">
      <w:pPr>
        <w:rPr>
          <w:b/>
          <w:bCs/>
          <w:rPrChange w:id="445" w:author="julimar8a" w:date="2024-04-17T21:56:00Z">
            <w:rPr>
              <w:sz w:val="24"/>
              <w:szCs w:val="24"/>
            </w:rPr>
          </w:rPrChange>
        </w:rPr>
      </w:pPr>
      <w:commentRangeStart w:id="446"/>
      <w:commentRangeStart w:id="447"/>
      <w:r w:rsidRPr="3AA201FD">
        <w:rPr>
          <w:b/>
          <w:bCs/>
          <w:rPrChange w:id="448" w:author="julimar8a" w:date="2024-04-17T21:56:00Z">
            <w:rPr>
              <w:sz w:val="24"/>
              <w:szCs w:val="24"/>
            </w:rPr>
          </w:rPrChange>
        </w:rPr>
        <w:lastRenderedPageBreak/>
        <w:t>WI</w:t>
      </w:r>
      <w:r w:rsidR="3864E7EE" w:rsidRPr="3AA201FD">
        <w:rPr>
          <w:b/>
          <w:bCs/>
          <w:rPrChange w:id="449" w:author="julimar8a" w:date="2024-04-17T21:56:00Z">
            <w:rPr>
              <w:sz w:val="24"/>
              <w:szCs w:val="24"/>
            </w:rPr>
          </w:rPrChange>
        </w:rPr>
        <w:t>REFRAME</w:t>
      </w:r>
      <w:commentRangeEnd w:id="446"/>
      <w:r w:rsidR="00621811">
        <w:commentReference w:id="446"/>
      </w:r>
      <w:commentRangeEnd w:id="447"/>
      <w:r w:rsidR="00621811">
        <w:commentReference w:id="447"/>
      </w:r>
    </w:p>
    <w:p w14:paraId="375B909D" w14:textId="77777777" w:rsidR="00621811" w:rsidRDefault="00621811">
      <w:pPr>
        <w:rPr>
          <w:sz w:val="24"/>
        </w:rPr>
      </w:pPr>
    </w:p>
    <w:p w14:paraId="70C20ED2" w14:textId="7DCD143B" w:rsidR="00621811" w:rsidRPr="00621811" w:rsidRDefault="3864E7EE">
      <w:pPr>
        <w:jc w:val="both"/>
        <w:rPr>
          <w:sz w:val="20"/>
          <w:szCs w:val="20"/>
        </w:rPr>
        <w:pPrChange w:id="450" w:author="julimar8a" w:date="2024-04-17T21:56:00Z">
          <w:pPr/>
        </w:pPrChange>
      </w:pPr>
      <w:proofErr w:type="spellStart"/>
      <w:r w:rsidRPr="2729F719">
        <w:rPr>
          <w:rFonts w:ascii="Arial" w:eastAsia="Arial" w:hAnsi="Arial" w:cs="Arial"/>
          <w:b/>
          <w:bCs/>
          <w:sz w:val="20"/>
          <w:szCs w:val="20"/>
          <w:rPrChange w:id="451" w:author="julimar8a" w:date="2024-04-17T21:56:00Z">
            <w:rPr>
              <w:sz w:val="20"/>
              <w:szCs w:val="20"/>
            </w:rPr>
          </w:rPrChange>
        </w:rPr>
        <w:t>Wireframe</w:t>
      </w:r>
      <w:proofErr w:type="spellEnd"/>
      <w:r w:rsidRPr="2729F719">
        <w:rPr>
          <w:rFonts w:ascii="Arial" w:eastAsia="Arial" w:hAnsi="Arial" w:cs="Arial"/>
          <w:b/>
          <w:bCs/>
          <w:sz w:val="20"/>
          <w:szCs w:val="20"/>
          <w:rPrChange w:id="452" w:author="julimar8a" w:date="2024-04-17T21:56:00Z">
            <w:rPr>
              <w:sz w:val="20"/>
              <w:szCs w:val="20"/>
            </w:rPr>
          </w:rPrChange>
        </w:rPr>
        <w:t xml:space="preserve"> 1: </w:t>
      </w:r>
      <w:commentRangeStart w:id="453"/>
      <w:commentRangeStart w:id="454"/>
      <w:r w:rsidRPr="2729F719">
        <w:rPr>
          <w:rFonts w:ascii="Arial" w:eastAsia="Arial" w:hAnsi="Arial" w:cs="Arial"/>
          <w:b/>
          <w:bCs/>
          <w:sz w:val="20"/>
          <w:szCs w:val="20"/>
          <w:rPrChange w:id="455" w:author="julimar8a" w:date="2024-04-17T21:56:00Z">
            <w:rPr>
              <w:sz w:val="20"/>
              <w:szCs w:val="20"/>
            </w:rPr>
          </w:rPrChange>
        </w:rPr>
        <w:t>Detalle del manifiesto de mercancías peligrosas</w:t>
      </w:r>
      <w:commentRangeEnd w:id="453"/>
      <w:r w:rsidR="00621811">
        <w:commentReference w:id="453"/>
      </w:r>
      <w:commentRangeEnd w:id="454"/>
      <w:r w:rsidR="00621811">
        <w:commentReference w:id="454"/>
      </w:r>
      <w:r w:rsidRPr="2729F719">
        <w:rPr>
          <w:rFonts w:ascii="Arial" w:eastAsia="Arial" w:hAnsi="Arial" w:cs="Arial"/>
          <w:b/>
          <w:bCs/>
          <w:sz w:val="20"/>
          <w:szCs w:val="20"/>
          <w:rPrChange w:id="456" w:author="julimar8a" w:date="2024-04-17T21:56:00Z">
            <w:rPr>
              <w:sz w:val="20"/>
              <w:szCs w:val="20"/>
            </w:rPr>
          </w:rPrChange>
        </w:rPr>
        <w:t>–</w:t>
      </w:r>
      <w:r w:rsidR="19F88893" w:rsidRPr="2729F719">
        <w:rPr>
          <w:rFonts w:ascii="Arial" w:eastAsia="Arial" w:hAnsi="Arial" w:cs="Arial"/>
          <w:b/>
          <w:bCs/>
          <w:sz w:val="20"/>
          <w:szCs w:val="20"/>
          <w:rPrChange w:id="457" w:author="julimar8a" w:date="2024-04-17T21:56:00Z">
            <w:rPr>
              <w:sz w:val="20"/>
              <w:szCs w:val="20"/>
            </w:rPr>
          </w:rPrChange>
        </w:rPr>
        <w:t xml:space="preserve">rol </w:t>
      </w:r>
      <w:ins w:id="458" w:author="Martín Andrés Gutiérrez López" w:date="2024-12-12T01:03:00Z" w16du:dateUtc="2024-12-12T06:03:00Z">
        <w:r w:rsidR="00110AC2" w:rsidRPr="00F843F1">
          <w:rPr>
            <w:rFonts w:ascii="Arial" w:eastAsia="Arial" w:hAnsi="Arial" w:cs="Arial"/>
            <w:b/>
            <w:bCs/>
            <w:color w:val="000000" w:themeColor="text1"/>
            <w:sz w:val="20"/>
            <w:szCs w:val="20"/>
          </w:rPr>
          <w:t>CP.Administrado.</w:t>
        </w:r>
        <w:r w:rsidR="00110AC2">
          <w:rPr>
            <w:rFonts w:ascii="Arial" w:eastAsia="Arial" w:hAnsi="Arial" w:cs="Arial"/>
            <w:b/>
            <w:bCs/>
            <w:color w:val="000000" w:themeColor="text1"/>
            <w:sz w:val="20"/>
            <w:szCs w:val="20"/>
          </w:rPr>
          <w:t xml:space="preserve">Principal, </w:t>
        </w:r>
      </w:ins>
      <w:r w:rsidR="19F88893" w:rsidRPr="2729F719">
        <w:rPr>
          <w:rFonts w:ascii="Arial" w:eastAsia="Arial" w:hAnsi="Arial" w:cs="Arial"/>
          <w:b/>
          <w:bCs/>
          <w:color w:val="000000" w:themeColor="text1"/>
          <w:sz w:val="20"/>
          <w:szCs w:val="20"/>
          <w:rPrChange w:id="459" w:author="julimar8a" w:date="2024-04-17T21:56:00Z">
            <w:rPr>
              <w:rFonts w:ascii="Arial" w:eastAsia="Arial" w:hAnsi="Arial" w:cs="Arial"/>
              <w:color w:val="000000" w:themeColor="text1"/>
              <w:sz w:val="20"/>
              <w:szCs w:val="20"/>
            </w:rPr>
          </w:rPrChange>
        </w:rPr>
        <w:t>CP.Administrado.Operador, CP.Administrado.Extranjero</w:t>
      </w:r>
      <w:del w:id="460" w:author="Martín Andrés Gutiérrez López" w:date="2024-12-12T01:03:00Z" w16du:dateUtc="2024-12-12T06:03:00Z">
        <w:r w:rsidR="19F88893" w:rsidRPr="2729F719" w:rsidDel="00110AC2">
          <w:rPr>
            <w:rFonts w:ascii="Arial" w:eastAsia="Arial" w:hAnsi="Arial" w:cs="Arial"/>
            <w:b/>
            <w:bCs/>
            <w:color w:val="000000" w:themeColor="text1"/>
            <w:sz w:val="20"/>
            <w:szCs w:val="20"/>
            <w:rPrChange w:id="461" w:author="julimar8a" w:date="2024-04-17T21:56:00Z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rPrChange>
          </w:rPr>
          <w:delText>.</w:delText>
        </w:r>
        <w:r w:rsidR="19F88893" w:rsidRPr="2729F719" w:rsidDel="00B5612E">
          <w:rPr>
            <w:rFonts w:ascii="Arial" w:eastAsia="Arial" w:hAnsi="Arial" w:cs="Arial"/>
            <w:b/>
            <w:bCs/>
            <w:color w:val="000000" w:themeColor="text1"/>
            <w:sz w:val="20"/>
            <w:szCs w:val="20"/>
            <w:rPrChange w:id="462" w:author="julimar8a" w:date="2024-04-17T21:56:00Z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rPrChange>
          </w:rPr>
          <w:delText>Supervisor</w:delText>
        </w:r>
      </w:del>
      <w:r w:rsidR="19F88893" w:rsidRPr="2729F719">
        <w:rPr>
          <w:rFonts w:ascii="Arial" w:eastAsia="Arial" w:hAnsi="Arial" w:cs="Arial"/>
          <w:b/>
          <w:bCs/>
          <w:color w:val="000000" w:themeColor="text1"/>
          <w:sz w:val="20"/>
          <w:szCs w:val="20"/>
          <w:rPrChange w:id="463" w:author="julimar8a" w:date="2024-04-17T21:56:00Z">
            <w:rPr>
              <w:rFonts w:ascii="Arial" w:eastAsia="Arial" w:hAnsi="Arial" w:cs="Arial"/>
              <w:color w:val="000000" w:themeColor="text1"/>
              <w:sz w:val="20"/>
              <w:szCs w:val="20"/>
            </w:rPr>
          </w:rPrChange>
        </w:rPr>
        <w:t>, CP. Administrado.</w:t>
      </w:r>
      <w:del w:id="464" w:author="Martín Andrés Gutiérrez López" w:date="2024-12-12T01:03:00Z" w16du:dateUtc="2024-12-12T06:03:00Z">
        <w:r w:rsidR="19F88893" w:rsidRPr="2729F719" w:rsidDel="00110AC2">
          <w:rPr>
            <w:rFonts w:ascii="Arial" w:eastAsia="Arial" w:hAnsi="Arial" w:cs="Arial"/>
            <w:b/>
            <w:bCs/>
            <w:color w:val="000000" w:themeColor="text1"/>
            <w:sz w:val="20"/>
            <w:szCs w:val="20"/>
            <w:rPrChange w:id="465" w:author="julimar8a" w:date="2024-04-17T21:56:00Z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rPrChange>
          </w:rPr>
          <w:delText xml:space="preserve"> </w:delText>
        </w:r>
      </w:del>
      <w:r w:rsidR="19F88893" w:rsidRPr="2729F719">
        <w:rPr>
          <w:rFonts w:ascii="Arial" w:eastAsia="Arial" w:hAnsi="Arial" w:cs="Arial"/>
          <w:b/>
          <w:bCs/>
          <w:color w:val="000000" w:themeColor="text1"/>
          <w:sz w:val="20"/>
          <w:szCs w:val="20"/>
          <w:rPrChange w:id="466" w:author="julimar8a" w:date="2024-04-17T21:56:00Z">
            <w:rPr>
              <w:rFonts w:ascii="Arial" w:eastAsia="Arial" w:hAnsi="Arial" w:cs="Arial"/>
              <w:color w:val="000000" w:themeColor="text1"/>
              <w:sz w:val="20"/>
              <w:szCs w:val="20"/>
            </w:rPr>
          </w:rPrChange>
        </w:rPr>
        <w:t>Nacional</w:t>
      </w:r>
      <w:del w:id="467" w:author="Martín Andrés Gutiérrez López" w:date="2024-12-12T01:03:00Z" w16du:dateUtc="2024-12-12T06:03:00Z">
        <w:r w:rsidR="19F88893" w:rsidRPr="2729F719" w:rsidDel="00B5612E">
          <w:rPr>
            <w:rFonts w:ascii="Arial" w:eastAsia="Arial" w:hAnsi="Arial" w:cs="Arial"/>
            <w:b/>
            <w:bCs/>
            <w:color w:val="000000" w:themeColor="text1"/>
            <w:sz w:val="20"/>
            <w:szCs w:val="20"/>
            <w:rPrChange w:id="468" w:author="julimar8a" w:date="2024-04-17T21:56:00Z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rPrChange>
          </w:rPr>
          <w:delText>. Supervisor</w:delText>
        </w:r>
      </w:del>
      <w:r w:rsidR="19F88893" w:rsidRPr="2729F719">
        <w:rPr>
          <w:rFonts w:ascii="Arial" w:eastAsia="Arial" w:hAnsi="Arial" w:cs="Arial"/>
          <w:b/>
          <w:bCs/>
          <w:color w:val="000000" w:themeColor="text1"/>
          <w:sz w:val="20"/>
          <w:szCs w:val="20"/>
          <w:rPrChange w:id="469" w:author="julimar8a" w:date="2024-04-17T21:56:00Z">
            <w:rPr>
              <w:rFonts w:ascii="Arial" w:eastAsia="Arial" w:hAnsi="Arial" w:cs="Arial"/>
              <w:color w:val="000000" w:themeColor="text1"/>
              <w:sz w:val="20"/>
              <w:szCs w:val="20"/>
            </w:rPr>
          </w:rPrChange>
        </w:rPr>
        <w:t xml:space="preserve">, </w:t>
      </w:r>
      <w:r w:rsidR="19F88893" w:rsidRPr="00B5612E">
        <w:rPr>
          <w:rFonts w:ascii="Arial" w:eastAsia="Arial" w:hAnsi="Arial" w:cs="Arial"/>
          <w:b/>
          <w:bCs/>
          <w:strike/>
          <w:color w:val="000000" w:themeColor="text1"/>
          <w:sz w:val="20"/>
          <w:szCs w:val="20"/>
          <w:highlight w:val="yellow"/>
          <w:rPrChange w:id="470" w:author="Martín Andrés Gutiérrez López" w:date="2024-12-12T01:03:00Z" w16du:dateUtc="2024-12-12T06:03:00Z">
            <w:rPr>
              <w:rFonts w:ascii="Arial" w:eastAsia="Arial" w:hAnsi="Arial" w:cs="Arial"/>
              <w:color w:val="000000" w:themeColor="text1"/>
              <w:sz w:val="20"/>
              <w:szCs w:val="20"/>
            </w:rPr>
          </w:rPrChange>
        </w:rPr>
        <w:t>CP.</w:t>
      </w:r>
      <w:del w:id="471" w:author="Martín Andrés Gutiérrez López" w:date="2024-12-12T01:04:00Z" w16du:dateUtc="2024-12-12T06:04:00Z">
        <w:r w:rsidR="19F88893" w:rsidRPr="00B5612E" w:rsidDel="00110AC2">
          <w:rPr>
            <w:rFonts w:ascii="Arial" w:eastAsia="Arial" w:hAnsi="Arial" w:cs="Arial"/>
            <w:b/>
            <w:bCs/>
            <w:strike/>
            <w:color w:val="000000" w:themeColor="text1"/>
            <w:sz w:val="20"/>
            <w:szCs w:val="20"/>
            <w:highlight w:val="yellow"/>
            <w:rPrChange w:id="472" w:author="Martín Andrés Gutiérrez López" w:date="2024-12-12T01:03:00Z" w16du:dateUtc="2024-12-12T06:03:00Z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rPrChange>
          </w:rPr>
          <w:delText xml:space="preserve"> </w:delText>
        </w:r>
      </w:del>
      <w:r w:rsidR="19F88893" w:rsidRPr="00B5612E">
        <w:rPr>
          <w:rFonts w:ascii="Arial" w:eastAsia="Arial" w:hAnsi="Arial" w:cs="Arial"/>
          <w:b/>
          <w:bCs/>
          <w:strike/>
          <w:color w:val="000000" w:themeColor="text1"/>
          <w:sz w:val="20"/>
          <w:szCs w:val="20"/>
          <w:highlight w:val="yellow"/>
          <w:rPrChange w:id="473" w:author="Martín Andrés Gutiérrez López" w:date="2024-12-12T01:03:00Z" w16du:dateUtc="2024-12-12T06:03:00Z">
            <w:rPr>
              <w:rFonts w:ascii="Arial" w:eastAsia="Arial" w:hAnsi="Arial" w:cs="Arial"/>
              <w:color w:val="000000" w:themeColor="text1"/>
              <w:sz w:val="20"/>
              <w:szCs w:val="20"/>
            </w:rPr>
          </w:rPrChange>
        </w:rPr>
        <w:t>Administrado.</w:t>
      </w:r>
      <w:del w:id="474" w:author="Martín Andrés Gutiérrez López" w:date="2024-12-12T01:04:00Z" w16du:dateUtc="2024-12-12T06:04:00Z">
        <w:r w:rsidR="19F88893" w:rsidRPr="00B5612E" w:rsidDel="00110AC2">
          <w:rPr>
            <w:rFonts w:ascii="Arial" w:eastAsia="Arial" w:hAnsi="Arial" w:cs="Arial"/>
            <w:b/>
            <w:bCs/>
            <w:strike/>
            <w:color w:val="000000" w:themeColor="text1"/>
            <w:sz w:val="20"/>
            <w:szCs w:val="20"/>
            <w:highlight w:val="yellow"/>
            <w:rPrChange w:id="475" w:author="Martín Andrés Gutiérrez López" w:date="2024-12-12T01:03:00Z" w16du:dateUtc="2024-12-12T06:03:00Z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rPrChange>
          </w:rPr>
          <w:delText xml:space="preserve"> </w:delText>
        </w:r>
      </w:del>
      <w:r w:rsidR="19F88893" w:rsidRPr="00B5612E">
        <w:rPr>
          <w:rFonts w:ascii="Arial" w:eastAsia="Arial" w:hAnsi="Arial" w:cs="Arial"/>
          <w:b/>
          <w:bCs/>
          <w:strike/>
          <w:color w:val="000000" w:themeColor="text1"/>
          <w:sz w:val="20"/>
          <w:szCs w:val="20"/>
          <w:highlight w:val="yellow"/>
          <w:rPrChange w:id="476" w:author="Martín Andrés Gutiérrez López" w:date="2024-12-12T01:03:00Z" w16du:dateUtc="2024-12-12T06:03:00Z">
            <w:rPr>
              <w:rFonts w:ascii="Arial" w:eastAsia="Arial" w:hAnsi="Arial" w:cs="Arial"/>
              <w:color w:val="000000" w:themeColor="text1"/>
              <w:sz w:val="20"/>
              <w:szCs w:val="20"/>
            </w:rPr>
          </w:rPrChange>
        </w:rPr>
        <w:t>Nacional.</w:t>
      </w:r>
      <w:del w:id="477" w:author="Martín Andrés Gutiérrez López" w:date="2024-12-12T01:04:00Z" w16du:dateUtc="2024-12-12T06:04:00Z">
        <w:r w:rsidR="19F88893" w:rsidRPr="00B5612E" w:rsidDel="00110AC2">
          <w:rPr>
            <w:rFonts w:ascii="Arial" w:eastAsia="Arial" w:hAnsi="Arial" w:cs="Arial"/>
            <w:b/>
            <w:bCs/>
            <w:strike/>
            <w:color w:val="000000" w:themeColor="text1"/>
            <w:sz w:val="20"/>
            <w:szCs w:val="20"/>
            <w:highlight w:val="yellow"/>
            <w:rPrChange w:id="478" w:author="Martín Andrés Gutiérrez López" w:date="2024-12-12T01:03:00Z" w16du:dateUtc="2024-12-12T06:03:00Z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rPrChange>
          </w:rPr>
          <w:delText xml:space="preserve"> </w:delText>
        </w:r>
      </w:del>
      <w:r w:rsidR="19F88893" w:rsidRPr="00B5612E">
        <w:rPr>
          <w:rFonts w:ascii="Arial" w:eastAsia="Arial" w:hAnsi="Arial" w:cs="Arial"/>
          <w:b/>
          <w:bCs/>
          <w:strike/>
          <w:color w:val="000000" w:themeColor="text1"/>
          <w:sz w:val="20"/>
          <w:szCs w:val="20"/>
          <w:highlight w:val="yellow"/>
          <w:rPrChange w:id="479" w:author="Martín Andrés Gutiérrez López" w:date="2024-12-12T01:03:00Z" w16du:dateUtc="2024-12-12T06:03:00Z">
            <w:rPr>
              <w:rFonts w:ascii="Arial" w:eastAsia="Arial" w:hAnsi="Arial" w:cs="Arial"/>
              <w:color w:val="000000" w:themeColor="text1"/>
              <w:sz w:val="20"/>
              <w:szCs w:val="20"/>
            </w:rPr>
          </w:rPrChange>
        </w:rPr>
        <w:t>Operador,</w:t>
      </w:r>
      <w:r w:rsidR="19F88893" w:rsidRPr="2729F719">
        <w:rPr>
          <w:rFonts w:ascii="Arial" w:eastAsia="Arial" w:hAnsi="Arial" w:cs="Arial"/>
          <w:b/>
          <w:bCs/>
          <w:color w:val="000000" w:themeColor="text1"/>
          <w:sz w:val="20"/>
          <w:szCs w:val="20"/>
          <w:rPrChange w:id="480" w:author="julimar8a" w:date="2024-04-17T21:56:00Z">
            <w:rPr>
              <w:rFonts w:ascii="Arial" w:eastAsia="Arial" w:hAnsi="Arial" w:cs="Arial"/>
              <w:color w:val="000000" w:themeColor="text1"/>
              <w:sz w:val="20"/>
              <w:szCs w:val="20"/>
            </w:rPr>
          </w:rPrChange>
        </w:rPr>
        <w:t xml:space="preserve"> CP. Administrado. Extranjero.</w:t>
      </w:r>
      <w:del w:id="481" w:author="Martín Andrés Gutiérrez López" w:date="2024-12-12T01:03:00Z" w16du:dateUtc="2024-12-12T06:03:00Z">
        <w:r w:rsidR="19F88893" w:rsidRPr="2729F719" w:rsidDel="00B5612E">
          <w:rPr>
            <w:rFonts w:ascii="Arial" w:eastAsia="Arial" w:hAnsi="Arial" w:cs="Arial"/>
            <w:b/>
            <w:bCs/>
            <w:color w:val="000000" w:themeColor="text1"/>
            <w:sz w:val="20"/>
            <w:szCs w:val="20"/>
            <w:rPrChange w:id="482" w:author="julimar8a" w:date="2024-04-17T21:56:00Z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rPrChange>
          </w:rPr>
          <w:delText xml:space="preserve"> Supervisor</w:delText>
        </w:r>
        <w:r w:rsidR="19F88893" w:rsidRPr="2729F719" w:rsidDel="00B5612E">
          <w:rPr>
            <w:sz w:val="20"/>
            <w:szCs w:val="20"/>
          </w:rPr>
          <w:delText xml:space="preserve"> </w:delText>
        </w:r>
        <w:commentRangeStart w:id="483"/>
        <w:commentRangeStart w:id="484"/>
        <w:r w:rsidRPr="2729F719" w:rsidDel="00B5612E">
          <w:rPr>
            <w:sz w:val="20"/>
            <w:szCs w:val="20"/>
          </w:rPr>
          <w:delText xml:space="preserve"> </w:delText>
        </w:r>
        <w:commentRangeEnd w:id="483"/>
        <w:r w:rsidR="00621811" w:rsidDel="00B5612E">
          <w:commentReference w:id="483"/>
        </w:r>
        <w:commentRangeEnd w:id="484"/>
        <w:r w:rsidR="00621811" w:rsidDel="00B5612E">
          <w:commentReference w:id="484"/>
        </w:r>
        <w:r w:rsidRPr="2729F719" w:rsidDel="00B5612E">
          <w:rPr>
            <w:sz w:val="20"/>
            <w:szCs w:val="20"/>
          </w:rPr>
          <w:delText xml:space="preserve"> </w:delText>
        </w:r>
      </w:del>
    </w:p>
    <w:p w14:paraId="5FBF7923" w14:textId="152A7303" w:rsidR="00621811" w:rsidRDefault="00B35D8C" w:rsidP="00621811">
      <w:pPr>
        <w:rPr>
          <w:sz w:val="20"/>
          <w:szCs w:val="20"/>
        </w:rPr>
      </w:pPr>
      <w:del w:id="485" w:author="Martín Andrés Gutiérrez López" w:date="2024-08-22T22:09:00Z" w16du:dateUtc="2024-08-23T03:09:00Z">
        <w:r w:rsidDel="008E66D7">
          <w:rPr>
            <w:noProof/>
            <w14:ligatures w14:val="standardContextual"/>
          </w:rPr>
          <w:drawing>
            <wp:inline distT="0" distB="0" distL="0" distR="0" wp14:anchorId="25016EEF" wp14:editId="53E1F1D8">
              <wp:extent cx="4990430" cy="2452174"/>
              <wp:effectExtent l="0" t="0" r="0" b="0"/>
              <wp:docPr id="1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2"/>
                      <a:srcRect l="18873" b="29094"/>
                      <a:stretch/>
                    </pic:blipFill>
                    <pic:spPr bwMode="auto">
                      <a:xfrm>
                        <a:off x="0" y="0"/>
                        <a:ext cx="4990430" cy="2452174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  <w:ins w:id="486" w:author="Martín Andrés Gutiérrez López" w:date="2024-08-22T22:09:00Z" w16du:dateUtc="2024-08-23T03:09:00Z">
        <w:r w:rsidR="008E66D7" w:rsidRPr="008E66D7">
          <w:rPr>
            <w:noProof/>
            <w14:ligatures w14:val="standardContextual"/>
          </w:rPr>
          <w:t xml:space="preserve"> </w:t>
        </w:r>
        <w:r w:rsidR="008E66D7" w:rsidRPr="008E66D7">
          <w:rPr>
            <w:noProof/>
          </w:rPr>
          <w:drawing>
            <wp:inline distT="0" distB="0" distL="0" distR="0" wp14:anchorId="3F17AE55" wp14:editId="332DF99D">
              <wp:extent cx="5400040" cy="2668270"/>
              <wp:effectExtent l="0" t="0" r="0" b="0"/>
              <wp:docPr id="1596869524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96869524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26682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5C49FDA" w14:textId="2DA474F7" w:rsidR="00E53E0F" w:rsidRDefault="661CE477" w:rsidP="5ED3B499">
      <w:del w:id="487" w:author="Martín Andrés Gutiérrez López" w:date="2024-08-22T22:09:00Z" w16du:dateUtc="2024-08-23T03:09:00Z">
        <w:r w:rsidDel="008E66D7">
          <w:rPr>
            <w:noProof/>
          </w:rPr>
          <w:drawing>
            <wp:inline distT="0" distB="0" distL="0" distR="0" wp14:anchorId="33F20EC9" wp14:editId="1927F19D">
              <wp:extent cx="4988136" cy="2349664"/>
              <wp:effectExtent l="0" t="0" r="0" b="0"/>
              <wp:docPr id="1337926357" name="Imagen 133792635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8342" t="25471" r="529" b="660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88136" cy="234966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09356561" w14:textId="77777777" w:rsidR="00AB0E24" w:rsidRDefault="00AB0E24" w:rsidP="00621811">
      <w:pPr>
        <w:rPr>
          <w:ins w:id="488" w:author="julimar8a" w:date="2024-04-17T21:02:00Z" w16du:dateUtc="2024-04-17T21:02:05Z"/>
          <w:sz w:val="20"/>
          <w:szCs w:val="20"/>
        </w:rPr>
      </w:pPr>
    </w:p>
    <w:p w14:paraId="17ACC1CB" w14:textId="0D28E987" w:rsidR="3AA201FD" w:rsidRDefault="3AA201FD" w:rsidP="3AA201FD">
      <w:pPr>
        <w:rPr>
          <w:sz w:val="20"/>
          <w:szCs w:val="20"/>
        </w:rPr>
      </w:pPr>
    </w:p>
    <w:p w14:paraId="226AA41C" w14:textId="23E9799D" w:rsidR="00AB0E24" w:rsidRDefault="03243EED" w:rsidP="3AA201FD">
      <w:pPr>
        <w:rPr>
          <w:b/>
          <w:bCs/>
          <w:sz w:val="20"/>
          <w:szCs w:val="20"/>
          <w:rPrChange w:id="489" w:author="julimar8a" w:date="2024-04-17T21:56:00Z">
            <w:rPr>
              <w:sz w:val="20"/>
              <w:szCs w:val="20"/>
            </w:rPr>
          </w:rPrChange>
        </w:rPr>
      </w:pPr>
      <w:proofErr w:type="spellStart"/>
      <w:r w:rsidRPr="2729F719">
        <w:rPr>
          <w:b/>
          <w:bCs/>
          <w:sz w:val="20"/>
          <w:szCs w:val="20"/>
          <w:rPrChange w:id="490" w:author="julimar8a" w:date="2024-04-17T21:56:00Z">
            <w:rPr>
              <w:sz w:val="20"/>
              <w:szCs w:val="20"/>
            </w:rPr>
          </w:rPrChange>
        </w:rPr>
        <w:t>Wireframe</w:t>
      </w:r>
      <w:proofErr w:type="spellEnd"/>
      <w:r w:rsidRPr="2729F719">
        <w:rPr>
          <w:b/>
          <w:bCs/>
          <w:sz w:val="20"/>
          <w:szCs w:val="20"/>
          <w:rPrChange w:id="491" w:author="julimar8a" w:date="2024-04-17T21:56:00Z">
            <w:rPr>
              <w:sz w:val="20"/>
              <w:szCs w:val="20"/>
            </w:rPr>
          </w:rPrChange>
        </w:rPr>
        <w:t xml:space="preserve"> 2: Entrada</w:t>
      </w:r>
      <w:r w:rsidR="25A313DA" w:rsidRPr="2729F719">
        <w:rPr>
          <w:b/>
          <w:bCs/>
          <w:sz w:val="20"/>
          <w:szCs w:val="20"/>
        </w:rPr>
        <w:t>:</w:t>
      </w:r>
      <w:r w:rsidRPr="2729F719">
        <w:rPr>
          <w:b/>
          <w:bCs/>
          <w:sz w:val="20"/>
          <w:szCs w:val="20"/>
          <w:rPrChange w:id="492" w:author="julimar8a" w:date="2024-04-17T21:56:00Z">
            <w:rPr>
              <w:sz w:val="20"/>
              <w:szCs w:val="20"/>
            </w:rPr>
          </w:rPrChange>
        </w:rPr>
        <w:t xml:space="preserve"> acción Agregar registros</w:t>
      </w:r>
    </w:p>
    <w:p w14:paraId="672A9965" w14:textId="7F2C269C" w:rsidR="00AB0E24" w:rsidRDefault="5714A389" w:rsidP="3AA201FD">
      <w:pPr>
        <w:rPr>
          <w:ins w:id="493" w:author="Martín Andrés Gutiérrez López" w:date="2024-08-22T22:12:00Z" w16du:dateUtc="2024-08-23T03:12:00Z"/>
          <w:sz w:val="20"/>
          <w:szCs w:val="20"/>
        </w:rPr>
      </w:pPr>
      <w:ins w:id="494" w:author="julimar8a" w:date="2024-04-17T18:31:00Z">
        <w:del w:id="495" w:author="Martín Andrés Gutiérrez López" w:date="2024-08-22T22:15:00Z" w16du:dateUtc="2024-08-23T03:15:00Z">
          <w:r w:rsidDel="008E66D7">
            <w:rPr>
              <w:noProof/>
            </w:rPr>
            <w:drawing>
              <wp:inline distT="0" distB="0" distL="0" distR="0" wp14:anchorId="59C92343" wp14:editId="5BD238FD">
                <wp:extent cx="5047260" cy="2447336"/>
                <wp:effectExtent l="0" t="0" r="0" b="0"/>
                <wp:docPr id="1459131191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"/>
                        <pic:cNvPicPr/>
                      </pic:nvPicPr>
                      <pic:blipFill>
                        <a:blip r:embed="rId15">
                          <a:extLst>
                            <a:ext uri="{53640926-AAD7-44D8-BBD7-CCE9431645EC}">
      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</a:ext>
                          </a:extLst>
                        </a:blip>
                        <a:srcRect l="21343" t="18825" b="1333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47260" cy="24473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del>
      </w:ins>
    </w:p>
    <w:p w14:paraId="0AB7CF8B" w14:textId="20DD610E" w:rsidR="008E66D7" w:rsidRDefault="008E66D7" w:rsidP="3AA201FD">
      <w:pPr>
        <w:rPr>
          <w:ins w:id="496" w:author="Martín Andrés Gutiérrez López" w:date="2024-08-22T22:16:00Z" w16du:dateUtc="2024-08-23T03:16:00Z"/>
          <w:sz w:val="20"/>
          <w:szCs w:val="20"/>
        </w:rPr>
      </w:pPr>
      <w:ins w:id="497" w:author="Martín Andrés Gutiérrez López" w:date="2024-08-22T22:16:00Z" w16du:dateUtc="2024-08-23T03:16:00Z">
        <w:r>
          <w:rPr>
            <w:noProof/>
            <w:sz w:val="20"/>
            <w:szCs w:val="20"/>
          </w:rPr>
          <w:drawing>
            <wp:inline distT="0" distB="0" distL="0" distR="0" wp14:anchorId="256ECE99" wp14:editId="3CABAB74">
              <wp:extent cx="5391150" cy="2686050"/>
              <wp:effectExtent l="0" t="0" r="0" b="0"/>
              <wp:docPr id="1969897725" name="Imagen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91150" cy="268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666A0E4" w14:textId="77777777" w:rsidR="008E66D7" w:rsidRDefault="008E66D7" w:rsidP="3AA201FD">
      <w:pPr>
        <w:rPr>
          <w:sz w:val="20"/>
          <w:szCs w:val="20"/>
        </w:rPr>
      </w:pPr>
    </w:p>
    <w:p w14:paraId="56D4D194" w14:textId="7CE13B84" w:rsidR="00AB0E24" w:rsidRDefault="00AB0E24" w:rsidP="00621811">
      <w:pPr>
        <w:rPr>
          <w:ins w:id="498" w:author="Martín Andrés Gutiérrez López" w:date="2024-08-22T22:49:00Z" w16du:dateUtc="2024-08-23T03:49:00Z"/>
        </w:rPr>
      </w:pPr>
    </w:p>
    <w:p w14:paraId="3A152D41" w14:textId="288DBB50" w:rsidR="001E449F" w:rsidRDefault="001E449F" w:rsidP="00621811">
      <w:pPr>
        <w:rPr>
          <w:ins w:id="499" w:author="Martín Andrés Gutiérrez López" w:date="2024-08-22T22:49:00Z" w16du:dateUtc="2024-08-23T03:49:00Z"/>
        </w:rPr>
      </w:pPr>
      <w:ins w:id="500" w:author="Martín Andrés Gutiérrez López" w:date="2024-08-22T22:49:00Z" w16du:dateUtc="2024-08-23T03:49:00Z">
        <w:r w:rsidRPr="00921C51">
          <w:rPr>
            <w:noProof/>
          </w:rPr>
          <w:lastRenderedPageBreak/>
          <w:drawing>
            <wp:inline distT="0" distB="0" distL="0" distR="0" wp14:anchorId="6057B112" wp14:editId="4FFCF13B">
              <wp:extent cx="5400040" cy="5059045"/>
              <wp:effectExtent l="0" t="0" r="0" b="8255"/>
              <wp:docPr id="316740254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16740254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50590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3E7C6BD" w14:textId="5720FD71" w:rsidR="001E449F" w:rsidRDefault="001E449F" w:rsidP="00621811">
      <w:pPr>
        <w:rPr>
          <w:ins w:id="501" w:author="Martín Andrés Gutiérrez López" w:date="2024-08-22T22:49:00Z" w16du:dateUtc="2024-08-23T03:49:00Z"/>
        </w:rPr>
      </w:pPr>
      <w:ins w:id="502" w:author="Martín Andrés Gutiérrez López" w:date="2024-08-22T22:49:00Z" w16du:dateUtc="2024-08-23T03:49:00Z">
        <w:r w:rsidRPr="00921C51">
          <w:rPr>
            <w:noProof/>
          </w:rPr>
          <w:drawing>
            <wp:inline distT="0" distB="0" distL="0" distR="0" wp14:anchorId="27A7CA51" wp14:editId="2FA7DACF">
              <wp:extent cx="5400040" cy="657860"/>
              <wp:effectExtent l="0" t="0" r="0" b="8890"/>
              <wp:docPr id="532249360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32249360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6578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607935E" w14:textId="77777777" w:rsidR="001E449F" w:rsidRDefault="001E449F" w:rsidP="00621811">
      <w:pPr>
        <w:rPr>
          <w:ins w:id="503" w:author="julimar8a" w:date="2024-04-17T21:02:00Z" w16du:dateUtc="2024-04-17T21:02:08Z"/>
        </w:rPr>
      </w:pPr>
    </w:p>
    <w:p w14:paraId="5EBED3C8" w14:textId="72CA7AB8" w:rsidR="3AA201FD" w:rsidRDefault="3AA201FD" w:rsidP="3AA201FD"/>
    <w:p w14:paraId="481D4BEB" w14:textId="2ACA69DF" w:rsidR="00BD4FFB" w:rsidRDefault="7821ACB6" w:rsidP="3AA201FD">
      <w:proofErr w:type="spellStart"/>
      <w:r w:rsidRPr="2729F719">
        <w:rPr>
          <w:b/>
          <w:bCs/>
          <w:sz w:val="20"/>
          <w:szCs w:val="20"/>
          <w:rPrChange w:id="504" w:author="julimar8a" w:date="2024-04-17T21:56:00Z">
            <w:rPr>
              <w:sz w:val="20"/>
              <w:szCs w:val="20"/>
            </w:rPr>
          </w:rPrChange>
        </w:rPr>
        <w:t>Wireframe</w:t>
      </w:r>
      <w:proofErr w:type="spellEnd"/>
      <w:r w:rsidRPr="2729F719">
        <w:rPr>
          <w:b/>
          <w:bCs/>
          <w:sz w:val="20"/>
          <w:szCs w:val="20"/>
          <w:rPrChange w:id="505" w:author="julimar8a" w:date="2024-04-17T21:56:00Z">
            <w:rPr>
              <w:sz w:val="20"/>
              <w:szCs w:val="20"/>
            </w:rPr>
          </w:rPrChange>
        </w:rPr>
        <w:t xml:space="preserve"> 3: </w:t>
      </w:r>
      <w:r w:rsidR="1DC7348C" w:rsidRPr="2729F719">
        <w:rPr>
          <w:b/>
          <w:bCs/>
          <w:sz w:val="20"/>
          <w:szCs w:val="20"/>
        </w:rPr>
        <w:t>A</w:t>
      </w:r>
      <w:r w:rsidRPr="2729F719">
        <w:rPr>
          <w:b/>
          <w:bCs/>
          <w:sz w:val="20"/>
          <w:szCs w:val="20"/>
          <w:rPrChange w:id="506" w:author="julimar8a" w:date="2024-04-17T21:56:00Z">
            <w:rPr>
              <w:sz w:val="20"/>
              <w:szCs w:val="20"/>
            </w:rPr>
          </w:rPrChange>
        </w:rPr>
        <w:t>cci</w:t>
      </w:r>
      <w:r w:rsidR="68CB3E64" w:rsidRPr="2729F719">
        <w:rPr>
          <w:b/>
          <w:bCs/>
          <w:sz w:val="20"/>
          <w:szCs w:val="20"/>
        </w:rPr>
        <w:t>ones:</w:t>
      </w:r>
      <w:r w:rsidRPr="2729F719">
        <w:rPr>
          <w:b/>
          <w:bCs/>
          <w:sz w:val="20"/>
          <w:szCs w:val="20"/>
          <w:rPrChange w:id="507" w:author="julimar8a" w:date="2024-04-17T21:56:00Z">
            <w:rPr>
              <w:sz w:val="20"/>
              <w:szCs w:val="20"/>
            </w:rPr>
          </w:rPrChange>
        </w:rPr>
        <w:t xml:space="preserve"> </w:t>
      </w:r>
      <w:r w:rsidR="79214BA3" w:rsidRPr="2729F719">
        <w:rPr>
          <w:b/>
          <w:bCs/>
          <w:sz w:val="20"/>
          <w:szCs w:val="20"/>
          <w:rPrChange w:id="508" w:author="julimar8a" w:date="2024-04-17T21:56:00Z">
            <w:rPr>
              <w:sz w:val="20"/>
              <w:szCs w:val="20"/>
            </w:rPr>
          </w:rPrChange>
        </w:rPr>
        <w:t>Editar</w:t>
      </w:r>
      <w:r w:rsidR="0CA3159D" w:rsidRPr="2729F719">
        <w:rPr>
          <w:b/>
          <w:bCs/>
          <w:sz w:val="20"/>
          <w:szCs w:val="20"/>
        </w:rPr>
        <w:t>/Modificar</w:t>
      </w:r>
      <w:r w:rsidR="79214BA3" w:rsidRPr="2729F719">
        <w:rPr>
          <w:b/>
          <w:bCs/>
          <w:sz w:val="20"/>
          <w:szCs w:val="20"/>
          <w:rPrChange w:id="509" w:author="julimar8a" w:date="2024-04-17T21:56:00Z">
            <w:rPr>
              <w:sz w:val="20"/>
              <w:szCs w:val="20"/>
            </w:rPr>
          </w:rPrChange>
        </w:rPr>
        <w:t xml:space="preserve"> </w:t>
      </w:r>
      <w:ins w:id="510" w:author="Martín Andrés Gutiérrez López" w:date="2024-08-22T22:51:00Z" w16du:dateUtc="2024-08-23T03:51:00Z">
        <w:r w:rsidR="001E449F">
          <w:rPr>
            <w:noProof/>
          </w:rPr>
          <w:drawing>
            <wp:inline distT="0" distB="0" distL="0" distR="0" wp14:anchorId="2A6E9275" wp14:editId="7A1FA358">
              <wp:extent cx="5391150" cy="2667000"/>
              <wp:effectExtent l="0" t="0" r="0" b="0"/>
              <wp:docPr id="251635386" name="Imagen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91150" cy="266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511" w:author="Martín Andrés Gutiérrez López" w:date="2024-08-22T22:51:00Z" w16du:dateUtc="2024-08-23T03:51:00Z">
        <w:r w:rsidR="00BD4FFB" w:rsidDel="001E449F">
          <w:rPr>
            <w:noProof/>
          </w:rPr>
          <mc:AlternateContent>
            <mc:Choice Requires="wpg">
              <w:drawing>
                <wp:inline distT="0" distB="0" distL="0" distR="0" wp14:anchorId="65625345" wp14:editId="75D7D9F7">
                  <wp:extent cx="5208270" cy="3189605"/>
                  <wp:effectExtent l="0" t="0" r="0" b="0"/>
                  <wp:docPr id="557603853" name="Grupo 4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5208270" cy="3189605"/>
                            <a:chOff x="0" y="0"/>
                            <a:chExt cx="5208270" cy="3189605"/>
                          </a:xfrm>
                        </wpg:grpSpPr>
                        <pic:pic xmlns:pic="http://schemas.openxmlformats.org/drawingml/2006/picture">
                          <pic:nvPicPr>
                            <pic:cNvPr id="1887760299" name="Imagen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/>
                            <a:srcRect l="19400" t="1226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208270" cy="318960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" name="Rectángulo 2"/>
                          <wps:cNvSpPr/>
                          <wps:spPr>
                            <a:xfrm>
                              <a:off x="286385" y="2523655"/>
                              <a:ext cx="1449917" cy="6244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bodyPr anchor="ctr"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63F50DE3" id="Grupo 4" o:spid="_x0000_s1026" style="width:410.1pt;height:251.15pt;mso-position-horizontal-relative:char;mso-position-vertical-relative:line" coordsize="52082,318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style="position:absolute;width:52082;height:31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">
                    <v:imagedata r:id="rId21" o:title="" croptop="8037f" cropleft="12714f"/>
                  </v:shape>
                  <v:rect id="Rectángulo 2" o:spid="_x0000_s1028" style="position:absolute;left:2863;top:25236;width:14500;height:6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" filled="f" strokecolor="red" strokeweight="1pt"/>
                  <w10:anchorlock/>
                </v:group>
              </w:pict>
            </mc:Fallback>
          </mc:AlternateContent>
        </w:r>
      </w:del>
    </w:p>
    <w:p w14:paraId="61557922" w14:textId="1151988D" w:rsidR="00BD4FFB" w:rsidRDefault="00BD4FFB" w:rsidP="3AA201FD">
      <w:pPr>
        <w:rPr>
          <w:ins w:id="512" w:author="julimar8a" w:date="2024-04-17T20:53:00Z" w16du:dateUtc="2024-04-17T20:53:50Z"/>
          <w:sz w:val="20"/>
          <w:szCs w:val="20"/>
        </w:rPr>
      </w:pPr>
    </w:p>
    <w:p w14:paraId="57AEE399" w14:textId="6AC2D2A4" w:rsidR="00BD4FFB" w:rsidRDefault="00BD4FFB" w:rsidP="3AA201FD">
      <w:pPr>
        <w:rPr>
          <w:ins w:id="513" w:author="julimar8a" w:date="2024-04-17T21:38:00Z" w16du:dateUtc="2024-04-17T21:38:17Z"/>
          <w:sz w:val="20"/>
          <w:szCs w:val="20"/>
        </w:rPr>
      </w:pPr>
    </w:p>
    <w:p w14:paraId="191F4B52" w14:textId="426FB1E6" w:rsidR="00BD4FFB" w:rsidRDefault="5889BF89" w:rsidP="3AA201FD">
      <w:pPr>
        <w:rPr>
          <w:b/>
          <w:bCs/>
          <w:sz w:val="20"/>
          <w:szCs w:val="20"/>
          <w:rPrChange w:id="514" w:author="julimar8a" w:date="2024-04-17T21:56:00Z">
            <w:rPr>
              <w:sz w:val="20"/>
              <w:szCs w:val="20"/>
            </w:rPr>
          </w:rPrChange>
        </w:rPr>
      </w:pPr>
      <w:proofErr w:type="spellStart"/>
      <w:r w:rsidRPr="3AA201FD">
        <w:rPr>
          <w:b/>
          <w:bCs/>
          <w:sz w:val="20"/>
          <w:szCs w:val="20"/>
          <w:rPrChange w:id="515" w:author="julimar8a" w:date="2024-04-17T21:56:00Z">
            <w:rPr>
              <w:sz w:val="20"/>
              <w:szCs w:val="20"/>
            </w:rPr>
          </w:rPrChange>
        </w:rPr>
        <w:t>Wireframe</w:t>
      </w:r>
      <w:proofErr w:type="spellEnd"/>
      <w:r w:rsidRPr="3AA201FD">
        <w:rPr>
          <w:b/>
          <w:bCs/>
          <w:sz w:val="20"/>
          <w:szCs w:val="20"/>
          <w:rPrChange w:id="516" w:author="julimar8a" w:date="2024-04-17T21:56:00Z">
            <w:rPr>
              <w:sz w:val="20"/>
              <w:szCs w:val="20"/>
            </w:rPr>
          </w:rPrChange>
        </w:rPr>
        <w:t xml:space="preserve"> 4: Interfaz ‘Modificar mercancías peligrosas’</w:t>
      </w:r>
    </w:p>
    <w:p w14:paraId="20DF13E2" w14:textId="43856E33" w:rsidR="00BD4FFB" w:rsidRDefault="00BD4FFB" w:rsidP="3AA201FD"/>
    <w:p w14:paraId="48C5A5F9" w14:textId="00568E95" w:rsidR="00BD4FFB" w:rsidRDefault="5134AE6E" w:rsidP="7C1957E9">
      <w:del w:id="517" w:author="Martín Andrés Gutiérrez López" w:date="2024-08-22T22:52:00Z" w16du:dateUtc="2024-08-23T03:52:00Z">
        <w:r w:rsidDel="001E449F">
          <w:rPr>
            <w:noProof/>
          </w:rPr>
          <w:drawing>
            <wp:inline distT="0" distB="0" distL="0" distR="0" wp14:anchorId="337F96F6" wp14:editId="19AD777E">
              <wp:extent cx="5306230" cy="3187740"/>
              <wp:effectExtent l="0" t="0" r="0" b="0"/>
              <wp:docPr id="431328614" name="Imagen 4313286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9047" t="18238" r="18518" b="1509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06230" cy="31877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518" w:author="Martín Andrés Gutiérrez López" w:date="2024-08-22T22:53:00Z" w16du:dateUtc="2024-08-23T03:53:00Z">
        <w:r w:rsidR="001E449F" w:rsidRPr="001E449F">
          <w:rPr>
            <w:noProof/>
          </w:rPr>
          <w:drawing>
            <wp:inline distT="0" distB="0" distL="0" distR="0" wp14:anchorId="13A8A3D4" wp14:editId="462CD35A">
              <wp:extent cx="5400040" cy="3401695"/>
              <wp:effectExtent l="0" t="0" r="0" b="8255"/>
              <wp:docPr id="1683765955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83765955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34016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AF1209B" w14:textId="3C5B0E89" w:rsidR="3AA201FD" w:rsidRDefault="3AA201FD" w:rsidP="3AA201FD">
      <w:pPr>
        <w:rPr>
          <w:sz w:val="20"/>
          <w:szCs w:val="20"/>
        </w:rPr>
      </w:pPr>
    </w:p>
    <w:p w14:paraId="60F75473" w14:textId="678ACED4" w:rsidR="3AA201FD" w:rsidRDefault="3AA201FD" w:rsidP="3AA201FD">
      <w:pPr>
        <w:rPr>
          <w:sz w:val="20"/>
          <w:szCs w:val="20"/>
        </w:rPr>
      </w:pPr>
    </w:p>
    <w:p w14:paraId="57BBFEC6" w14:textId="2FA98B2B" w:rsidR="3AA201FD" w:rsidRDefault="3AA201FD" w:rsidP="3AA201FD">
      <w:pPr>
        <w:rPr>
          <w:sz w:val="20"/>
          <w:szCs w:val="20"/>
        </w:rPr>
      </w:pPr>
    </w:p>
    <w:p w14:paraId="1F13B196" w14:textId="25D54D62" w:rsidR="3AA201FD" w:rsidRDefault="3AA201FD" w:rsidP="3AA201FD">
      <w:pPr>
        <w:rPr>
          <w:sz w:val="20"/>
          <w:szCs w:val="20"/>
        </w:rPr>
      </w:pPr>
    </w:p>
    <w:p w14:paraId="47C09F1A" w14:textId="55ED8F1F" w:rsidR="3AA201FD" w:rsidRDefault="3AA201FD" w:rsidP="3AA201FD">
      <w:pPr>
        <w:rPr>
          <w:ins w:id="519" w:author="julimar8a" w:date="2024-04-24T23:11:00Z" w16du:dateUtc="2024-04-24T23:11:33Z"/>
          <w:sz w:val="20"/>
          <w:szCs w:val="20"/>
        </w:rPr>
      </w:pPr>
    </w:p>
    <w:p w14:paraId="3DC6717B" w14:textId="14B2AEA4" w:rsidR="7C1957E9" w:rsidRDefault="7C1957E9" w:rsidP="7C1957E9">
      <w:pPr>
        <w:rPr>
          <w:ins w:id="520" w:author="julimar8a" w:date="2024-04-24T23:11:00Z" w16du:dateUtc="2024-04-24T23:11:34Z"/>
          <w:sz w:val="20"/>
          <w:szCs w:val="20"/>
        </w:rPr>
      </w:pPr>
    </w:p>
    <w:p w14:paraId="6A6C7571" w14:textId="7BC9E0DB" w:rsidR="7C1957E9" w:rsidRDefault="7C1957E9" w:rsidP="7C1957E9">
      <w:pPr>
        <w:rPr>
          <w:ins w:id="521" w:author="julimar8a" w:date="2024-04-24T23:11:00Z" w16du:dateUtc="2024-04-24T23:11:34Z"/>
          <w:sz w:val="20"/>
          <w:szCs w:val="20"/>
        </w:rPr>
      </w:pPr>
    </w:p>
    <w:p w14:paraId="3C657D6D" w14:textId="3D067A8D" w:rsidR="007E1650" w:rsidRDefault="22352135" w:rsidP="7D04682A">
      <w:pPr>
        <w:rPr>
          <w:rStyle w:val="normaltextrun"/>
          <w:rFonts w:ascii="Arial" w:hAnsi="Arial" w:cs="Arial"/>
          <w:b/>
          <w:bCs/>
          <w:sz w:val="20"/>
          <w:szCs w:val="20"/>
          <w:rPrChange w:id="522" w:author="julimar8a" w:date="2024-04-17T21:56:00Z">
            <w:rPr>
              <w:rStyle w:val="normaltextrun"/>
              <w:rFonts w:ascii="Arial" w:hAnsi="Arial" w:cs="Arial"/>
              <w:sz w:val="20"/>
              <w:szCs w:val="20"/>
            </w:rPr>
          </w:rPrChange>
        </w:rPr>
      </w:pPr>
      <w:proofErr w:type="spellStart"/>
      <w:r w:rsidRPr="7D04682A">
        <w:rPr>
          <w:b/>
          <w:bCs/>
          <w:sz w:val="20"/>
          <w:szCs w:val="20"/>
          <w:rPrChange w:id="523" w:author="julimar8a" w:date="2024-04-17T21:56:00Z">
            <w:rPr>
              <w:sz w:val="20"/>
              <w:szCs w:val="20"/>
            </w:rPr>
          </w:rPrChange>
        </w:rPr>
        <w:t>Wireframe</w:t>
      </w:r>
      <w:proofErr w:type="spellEnd"/>
      <w:r w:rsidRPr="7D04682A">
        <w:rPr>
          <w:b/>
          <w:bCs/>
          <w:sz w:val="20"/>
          <w:szCs w:val="20"/>
          <w:rPrChange w:id="524" w:author="julimar8a" w:date="2024-04-17T21:56:00Z">
            <w:rPr>
              <w:sz w:val="20"/>
              <w:szCs w:val="20"/>
            </w:rPr>
          </w:rPrChange>
        </w:rPr>
        <w:t xml:space="preserve"> </w:t>
      </w:r>
      <w:r w:rsidR="4ABD1E7C" w:rsidRPr="7D04682A">
        <w:rPr>
          <w:b/>
          <w:bCs/>
          <w:sz w:val="20"/>
          <w:szCs w:val="20"/>
          <w:rPrChange w:id="525" w:author="julimar8a" w:date="2024-04-17T21:56:00Z">
            <w:rPr>
              <w:sz w:val="20"/>
              <w:szCs w:val="20"/>
            </w:rPr>
          </w:rPrChange>
        </w:rPr>
        <w:t>5</w:t>
      </w:r>
      <w:r w:rsidRPr="7D04682A">
        <w:rPr>
          <w:b/>
          <w:bCs/>
          <w:sz w:val="20"/>
          <w:szCs w:val="20"/>
          <w:rPrChange w:id="526" w:author="julimar8a" w:date="2024-04-17T21:56:00Z">
            <w:rPr>
              <w:sz w:val="20"/>
              <w:szCs w:val="20"/>
            </w:rPr>
          </w:rPrChange>
        </w:rPr>
        <w:t xml:space="preserve">: </w:t>
      </w:r>
      <w:r w:rsidR="04A0FB06" w:rsidRPr="7D04682A">
        <w:rPr>
          <w:b/>
          <w:bCs/>
          <w:sz w:val="20"/>
          <w:szCs w:val="20"/>
          <w:rPrChange w:id="527" w:author="julimar8a" w:date="2024-04-17T21:56:00Z">
            <w:rPr>
              <w:sz w:val="20"/>
              <w:szCs w:val="20"/>
            </w:rPr>
          </w:rPrChange>
        </w:rPr>
        <w:t xml:space="preserve">Acción Opinar&gt; interfaz </w:t>
      </w:r>
      <w:r w:rsidR="2BDAFAB7" w:rsidRPr="7D04682A">
        <w:rPr>
          <w:b/>
          <w:bCs/>
          <w:sz w:val="20"/>
          <w:szCs w:val="20"/>
          <w:rPrChange w:id="528" w:author="julimar8a" w:date="2024-04-17T21:56:00Z">
            <w:rPr>
              <w:sz w:val="20"/>
              <w:szCs w:val="20"/>
            </w:rPr>
          </w:rPrChange>
        </w:rPr>
        <w:t>O</w:t>
      </w:r>
      <w:r w:rsidRPr="7D04682A">
        <w:rPr>
          <w:b/>
          <w:bCs/>
          <w:sz w:val="20"/>
          <w:szCs w:val="20"/>
          <w:rPrChange w:id="529" w:author="julimar8a" w:date="2024-04-17T21:56:00Z">
            <w:rPr>
              <w:sz w:val="20"/>
              <w:szCs w:val="20"/>
            </w:rPr>
          </w:rPrChange>
        </w:rPr>
        <w:t>pinión de la entidad</w:t>
      </w:r>
      <w:r w:rsidR="39D4F5A4" w:rsidRPr="7D04682A">
        <w:rPr>
          <w:b/>
          <w:bCs/>
          <w:sz w:val="20"/>
          <w:szCs w:val="20"/>
          <w:rPrChange w:id="530" w:author="julimar8a" w:date="2024-04-17T21:56:00Z">
            <w:rPr>
              <w:sz w:val="20"/>
              <w:szCs w:val="20"/>
            </w:rPr>
          </w:rPrChange>
        </w:rPr>
        <w:t xml:space="preserve"> - </w:t>
      </w:r>
      <w:r w:rsidR="39D4F5A4" w:rsidRPr="7D04682A">
        <w:rPr>
          <w:rStyle w:val="normaltextrun"/>
          <w:rFonts w:ascii="Arial" w:hAnsi="Arial" w:cs="Arial"/>
          <w:b/>
          <w:bCs/>
          <w:sz w:val="20"/>
          <w:szCs w:val="20"/>
          <w:rPrChange w:id="531" w:author="julimar8a" w:date="2024-04-17T21:56:00Z">
            <w:rPr>
              <w:rStyle w:val="normaltextrun"/>
              <w:rFonts w:ascii="Arial" w:hAnsi="Arial" w:cs="Arial"/>
              <w:sz w:val="20"/>
              <w:szCs w:val="20"/>
            </w:rPr>
          </w:rPrChange>
        </w:rPr>
        <w:t>CP.ENTIDAD.EVALUADOR</w:t>
      </w:r>
    </w:p>
    <w:p w14:paraId="51F386F0" w14:textId="77777777" w:rsidR="001E449F" w:rsidRDefault="001E449F" w:rsidP="00621811">
      <w:pPr>
        <w:rPr>
          <w:ins w:id="532" w:author="Martín Andrés Gutiérrez López" w:date="2024-08-22T22:54:00Z" w16du:dateUtc="2024-08-23T03:54:00Z"/>
          <w:sz w:val="20"/>
          <w:szCs w:val="20"/>
        </w:rPr>
      </w:pPr>
    </w:p>
    <w:p w14:paraId="25BFE1F7" w14:textId="4BCEA743" w:rsidR="00AB0E24" w:rsidRDefault="006B1318" w:rsidP="00621811">
      <w:pPr>
        <w:rPr>
          <w:ins w:id="533" w:author="Martín Andrés Gutiérrez López" w:date="2024-12-12T01:02:00Z" w16du:dateUtc="2024-12-12T06:02:00Z"/>
          <w:sz w:val="20"/>
          <w:szCs w:val="20"/>
        </w:rPr>
      </w:pPr>
      <w:del w:id="534" w:author="Martín Andrés Gutiérrez López" w:date="2024-08-22T22:54:00Z" w16du:dateUtc="2024-08-23T03:54:00Z">
        <w:r w:rsidDel="001E449F">
          <w:rPr>
            <w:noProof/>
            <w14:ligatures w14:val="standardContextual"/>
          </w:rPr>
          <w:drawing>
            <wp:inline distT="0" distB="0" distL="0" distR="0" wp14:anchorId="66E7C86D" wp14:editId="20FCA916">
              <wp:extent cx="5200014" cy="3086176"/>
              <wp:effectExtent l="0" t="0" r="0" b="0"/>
              <wp:docPr id="5" name="Imagen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24"/>
                      <a:srcRect l="19755" t="8471" b="6819"/>
                      <a:stretch/>
                    </pic:blipFill>
                    <pic:spPr bwMode="auto">
                      <a:xfrm>
                        <a:off x="0" y="0"/>
                        <a:ext cx="5200014" cy="3086176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  <w:ins w:id="535" w:author="Martín Andrés Gutiérrez López" w:date="2024-08-22T22:54:00Z" w16du:dateUtc="2024-08-23T03:54:00Z">
        <w:r w:rsidR="001E449F">
          <w:rPr>
            <w:noProof/>
            <w:sz w:val="20"/>
            <w:szCs w:val="20"/>
          </w:rPr>
          <w:drawing>
            <wp:inline distT="0" distB="0" distL="0" distR="0" wp14:anchorId="6010BF48" wp14:editId="37A29168">
              <wp:extent cx="5400040" cy="2780665"/>
              <wp:effectExtent l="0" t="0" r="0" b="635"/>
              <wp:docPr id="1151957269" name="Imagen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040" cy="2780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FC19F1C" w14:textId="77777777" w:rsidR="00B5612E" w:rsidRDefault="00B5612E" w:rsidP="00621811">
      <w:pPr>
        <w:rPr>
          <w:ins w:id="536" w:author="Martín Andrés Gutiérrez López" w:date="2024-12-12T01:02:00Z" w16du:dateUtc="2024-12-12T06:02:00Z"/>
          <w:sz w:val="20"/>
          <w:szCs w:val="20"/>
        </w:rPr>
      </w:pPr>
    </w:p>
    <w:p w14:paraId="34E3F05A" w14:textId="77777777" w:rsidR="00B5612E" w:rsidRDefault="00B5612E" w:rsidP="00621811">
      <w:pPr>
        <w:rPr>
          <w:ins w:id="537" w:author="Martín Andrés Gutiérrez López" w:date="2024-12-12T01:02:00Z" w16du:dateUtc="2024-12-12T06:02:00Z"/>
          <w:sz w:val="20"/>
          <w:szCs w:val="20"/>
        </w:rPr>
      </w:pPr>
    </w:p>
    <w:p w14:paraId="3C7C15DC" w14:textId="77777777" w:rsidR="00B5612E" w:rsidRDefault="00B5612E" w:rsidP="00621811">
      <w:pPr>
        <w:rPr>
          <w:sz w:val="20"/>
          <w:szCs w:val="20"/>
        </w:rPr>
      </w:pPr>
    </w:p>
    <w:p w14:paraId="0C74945D" w14:textId="1A6B69A0" w:rsidR="00E53E0F" w:rsidRDefault="00AB0E24" w:rsidP="00621811">
      <w:pPr>
        <w:rPr>
          <w:sz w:val="20"/>
          <w:szCs w:val="18"/>
        </w:rPr>
      </w:pPr>
      <w:r>
        <w:rPr>
          <w:sz w:val="20"/>
          <w:szCs w:val="18"/>
        </w:rPr>
        <w:t xml:space="preserve"> </w:t>
      </w:r>
    </w:p>
    <w:p w14:paraId="186A8F26" w14:textId="2FDD1BDA" w:rsidR="00EF0BCB" w:rsidRPr="00531CCC" w:rsidRDefault="00AB0E24">
      <w:pPr>
        <w:rPr>
          <w:sz w:val="20"/>
          <w:szCs w:val="18"/>
        </w:rPr>
      </w:pPr>
      <w:r w:rsidRPr="7D04682A">
        <w:rPr>
          <w:sz w:val="20"/>
          <w:szCs w:val="20"/>
        </w:rPr>
        <w:t xml:space="preserve"> </w:t>
      </w:r>
    </w:p>
    <w:p w14:paraId="3D733D85" w14:textId="3D84AB8D" w:rsidR="00EF0BCB" w:rsidRDefault="2E3A88C3" w:rsidP="7D04682A">
      <w:pPr>
        <w:rPr>
          <w:b/>
          <w:bCs/>
          <w:sz w:val="20"/>
          <w:szCs w:val="20"/>
        </w:rPr>
      </w:pPr>
      <w:proofErr w:type="spellStart"/>
      <w:r w:rsidRPr="7D04682A">
        <w:rPr>
          <w:b/>
          <w:bCs/>
          <w:sz w:val="20"/>
          <w:szCs w:val="20"/>
        </w:rPr>
        <w:lastRenderedPageBreak/>
        <w:t>Wireframe</w:t>
      </w:r>
      <w:proofErr w:type="spellEnd"/>
      <w:r w:rsidRPr="7D04682A">
        <w:rPr>
          <w:b/>
          <w:bCs/>
          <w:sz w:val="20"/>
          <w:szCs w:val="20"/>
        </w:rPr>
        <w:t xml:space="preserve"> 6: Salida: acciones de la pestaña</w:t>
      </w:r>
    </w:p>
    <w:p w14:paraId="023D662D" w14:textId="6CAEFCF2" w:rsidR="2E3A88C3" w:rsidRDefault="2E3A88C3" w:rsidP="7D04682A">
      <w:pPr>
        <w:rPr>
          <w:ins w:id="538" w:author="Martín Andrés Gutiérrez López" w:date="2024-08-22T22:15:00Z" w16du:dateUtc="2024-08-23T03:15:00Z"/>
        </w:rPr>
      </w:pPr>
      <w:del w:id="539" w:author="Martín Andrés Gutiérrez López" w:date="2024-08-22T22:57:00Z" w16du:dateUtc="2024-08-23T03:57:00Z">
        <w:r w:rsidDel="004C4473">
          <w:rPr>
            <w:noProof/>
          </w:rPr>
          <w:drawing>
            <wp:inline distT="0" distB="0" distL="0" distR="0" wp14:anchorId="05165EE7" wp14:editId="730F74E6">
              <wp:extent cx="5186410" cy="3551862"/>
              <wp:effectExtent l="0" t="0" r="0" b="0"/>
              <wp:docPr id="1219497874" name="Imagen 121949787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21869" t="10062" r="4761" b="6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86410" cy="35518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540" w:author="Martín Andrés Gutiérrez López" w:date="2024-08-22T22:57:00Z" w16du:dateUtc="2024-08-23T03:57:00Z">
        <w:r w:rsidR="004C4473">
          <w:rPr>
            <w:noProof/>
          </w:rPr>
          <w:drawing>
            <wp:inline distT="0" distB="0" distL="0" distR="0" wp14:anchorId="2DA41267" wp14:editId="6DB24FDF">
              <wp:extent cx="5391150" cy="2495550"/>
              <wp:effectExtent l="0" t="0" r="0" b="0"/>
              <wp:docPr id="1510017579" name="Imagen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2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91150" cy="2495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432CF6B" w14:textId="77777777" w:rsidR="008E66D7" w:rsidRDefault="008E66D7" w:rsidP="7D04682A">
      <w:pPr>
        <w:rPr>
          <w:ins w:id="541" w:author="Martín Andrés Gutiérrez López" w:date="2024-08-22T22:15:00Z" w16du:dateUtc="2024-08-23T03:15:00Z"/>
        </w:rPr>
      </w:pPr>
    </w:p>
    <w:p w14:paraId="63D0F60B" w14:textId="77777777" w:rsidR="008E66D7" w:rsidRDefault="008E66D7" w:rsidP="7D04682A">
      <w:pPr>
        <w:rPr>
          <w:ins w:id="542" w:author="Martín Andrés Gutiérrez López" w:date="2024-08-22T22:15:00Z" w16du:dateUtc="2024-08-23T03:15:00Z"/>
        </w:rPr>
      </w:pPr>
    </w:p>
    <w:p w14:paraId="40D4EFBF" w14:textId="77777777" w:rsidR="008E66D7" w:rsidRPr="00465012" w:rsidRDefault="008E66D7" w:rsidP="008E66D7">
      <w:pPr>
        <w:pStyle w:val="Textoindependiente"/>
        <w:spacing w:before="237" w:line="259" w:lineRule="auto"/>
        <w:ind w:left="101"/>
        <w:rPr>
          <w:ins w:id="543" w:author="Martín Andrés Gutiérrez López" w:date="2024-08-22T22:15:00Z" w16du:dateUtc="2024-08-23T03:15:00Z"/>
          <w:rFonts w:ascii="Arial Black" w:hAnsi="Arial Black"/>
          <w:b/>
          <w:bCs/>
        </w:rPr>
      </w:pPr>
      <w:ins w:id="544" w:author="Martín Andrés Gutiérrez López" w:date="2024-08-22T22:15:00Z" w16du:dateUtc="2024-08-23T03:15:00Z">
        <w:r w:rsidRPr="00922E42">
          <w:rPr>
            <w:rFonts w:ascii="Arial Black" w:hAnsi="Arial Black"/>
            <w:b/>
            <w:bCs/>
            <w:highlight w:val="yellow"/>
          </w:rPr>
          <w:t>ANEXO 1</w:t>
        </w:r>
      </w:ins>
    </w:p>
    <w:p w14:paraId="43FE36B9" w14:textId="77777777" w:rsidR="008E66D7" w:rsidRDefault="008E66D7" w:rsidP="008E66D7">
      <w:pPr>
        <w:pStyle w:val="Textoindependiente"/>
        <w:spacing w:before="237" w:line="259" w:lineRule="auto"/>
        <w:ind w:left="101"/>
        <w:rPr>
          <w:ins w:id="545" w:author="Martín Andrés Gutiérrez López" w:date="2024-08-22T22:15:00Z" w16du:dateUtc="2024-08-23T03:15:00Z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0"/>
        <w:gridCol w:w="2265"/>
        <w:gridCol w:w="5370"/>
      </w:tblGrid>
      <w:tr w:rsidR="008E66D7" w:rsidRPr="00465012" w14:paraId="198A6D26" w14:textId="77777777" w:rsidTr="00922E42">
        <w:trPr>
          <w:trHeight w:val="345"/>
          <w:ins w:id="546" w:author="Martín Andrés Gutiérrez López" w:date="2024-08-22T22:15:00Z"/>
        </w:trPr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2060"/>
            <w:hideMark/>
          </w:tcPr>
          <w:p w14:paraId="0A8623DD" w14:textId="77777777" w:rsidR="008E66D7" w:rsidRPr="00465012" w:rsidRDefault="008E66D7" w:rsidP="00922E42">
            <w:pPr>
              <w:widowControl/>
              <w:autoSpaceDE/>
              <w:autoSpaceDN/>
              <w:jc w:val="center"/>
              <w:textAlignment w:val="baseline"/>
              <w:rPr>
                <w:ins w:id="547" w:author="Martín Andrés Gutiérrez López" w:date="2024-08-22T22:15:00Z" w16du:dateUtc="2024-08-23T03:15:00Z"/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lang w:val="es-PE" w:eastAsia="es-PE"/>
              </w:rPr>
            </w:pPr>
            <w:ins w:id="548" w:author="Martín Andrés Gutiérrez López" w:date="2024-08-22T22:15:00Z" w16du:dateUtc="2024-08-23T03:15:00Z">
              <w:r w:rsidRPr="00465012">
                <w:rPr>
                  <w:rFonts w:ascii="Arial" w:eastAsia="Times New Roman" w:hAnsi="Arial" w:cs="Arial"/>
                  <w:b/>
                  <w:bCs/>
                  <w:color w:val="FFFFFF"/>
                  <w:sz w:val="20"/>
                  <w:szCs w:val="20"/>
                  <w:lang w:eastAsia="es-PE"/>
                </w:rPr>
                <w:t>Ítem</w:t>
              </w:r>
              <w:r w:rsidRPr="00465012">
                <w:rPr>
                  <w:rFonts w:ascii="Arial" w:eastAsia="Times New Roman" w:hAnsi="Arial" w:cs="Arial"/>
                  <w:b/>
                  <w:bCs/>
                  <w:color w:val="FFFFFF"/>
                  <w:sz w:val="20"/>
                  <w:szCs w:val="20"/>
                  <w:lang w:val="es-PE" w:eastAsia="es-PE"/>
                </w:rPr>
                <w:t> </w:t>
              </w:r>
            </w:ins>
          </w:p>
        </w:tc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2060"/>
            <w:hideMark/>
          </w:tcPr>
          <w:p w14:paraId="571A81CB" w14:textId="77777777" w:rsidR="008E66D7" w:rsidRPr="00465012" w:rsidRDefault="008E66D7" w:rsidP="00922E42">
            <w:pPr>
              <w:widowControl/>
              <w:autoSpaceDE/>
              <w:autoSpaceDN/>
              <w:jc w:val="center"/>
              <w:textAlignment w:val="baseline"/>
              <w:rPr>
                <w:ins w:id="549" w:author="Martín Andrés Gutiérrez López" w:date="2024-08-22T22:15:00Z" w16du:dateUtc="2024-08-23T03:15:00Z"/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lang w:val="es-PE" w:eastAsia="es-PE"/>
              </w:rPr>
            </w:pPr>
            <w:ins w:id="550" w:author="Martín Andrés Gutiérrez López" w:date="2024-08-22T22:15:00Z" w16du:dateUtc="2024-08-23T03:15:00Z">
              <w:r w:rsidRPr="00465012">
                <w:rPr>
                  <w:rFonts w:ascii="Arial" w:eastAsia="Times New Roman" w:hAnsi="Arial" w:cs="Arial"/>
                  <w:b/>
                  <w:bCs/>
                  <w:color w:val="FFFFFF"/>
                  <w:sz w:val="20"/>
                  <w:szCs w:val="20"/>
                  <w:lang w:eastAsia="es-PE"/>
                </w:rPr>
                <w:t>Anexo</w:t>
              </w:r>
              <w:r w:rsidRPr="00465012">
                <w:rPr>
                  <w:rFonts w:ascii="Arial" w:eastAsia="Times New Roman" w:hAnsi="Arial" w:cs="Arial"/>
                  <w:b/>
                  <w:bCs/>
                  <w:color w:val="FFFFFF"/>
                  <w:sz w:val="20"/>
                  <w:szCs w:val="20"/>
                  <w:lang w:val="es-PE" w:eastAsia="es-PE"/>
                </w:rPr>
                <w:t> </w:t>
              </w:r>
            </w:ins>
          </w:p>
        </w:tc>
        <w:tc>
          <w:tcPr>
            <w:tcW w:w="5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2060"/>
            <w:hideMark/>
          </w:tcPr>
          <w:p w14:paraId="2EF21E8A" w14:textId="77777777" w:rsidR="008E66D7" w:rsidRPr="00465012" w:rsidRDefault="008E66D7" w:rsidP="00922E42">
            <w:pPr>
              <w:widowControl/>
              <w:autoSpaceDE/>
              <w:autoSpaceDN/>
              <w:jc w:val="center"/>
              <w:textAlignment w:val="baseline"/>
              <w:rPr>
                <w:ins w:id="551" w:author="Martín Andrés Gutiérrez López" w:date="2024-08-22T22:15:00Z" w16du:dateUtc="2024-08-23T03:15:00Z"/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lang w:val="es-PE" w:eastAsia="es-PE"/>
              </w:rPr>
            </w:pPr>
            <w:ins w:id="552" w:author="Martín Andrés Gutiérrez López" w:date="2024-08-22T22:15:00Z" w16du:dateUtc="2024-08-23T03:15:00Z">
              <w:r w:rsidRPr="00465012">
                <w:rPr>
                  <w:rFonts w:ascii="Arial" w:eastAsia="Times New Roman" w:hAnsi="Arial" w:cs="Arial"/>
                  <w:b/>
                  <w:bCs/>
                  <w:color w:val="FFFFFF"/>
                  <w:sz w:val="20"/>
                  <w:szCs w:val="20"/>
                  <w:lang w:eastAsia="es-PE"/>
                </w:rPr>
                <w:t>Ubicación</w:t>
              </w:r>
              <w:r w:rsidRPr="00465012">
                <w:rPr>
                  <w:rFonts w:ascii="Arial" w:eastAsia="Times New Roman" w:hAnsi="Arial" w:cs="Arial"/>
                  <w:b/>
                  <w:bCs/>
                  <w:color w:val="FFFFFF"/>
                  <w:sz w:val="20"/>
                  <w:szCs w:val="20"/>
                  <w:lang w:val="es-PE" w:eastAsia="es-PE"/>
                </w:rPr>
                <w:t> </w:t>
              </w:r>
            </w:ins>
          </w:p>
        </w:tc>
      </w:tr>
      <w:tr w:rsidR="008E66D7" w:rsidRPr="00465012" w14:paraId="7753C4AA" w14:textId="77777777" w:rsidTr="00922E42">
        <w:trPr>
          <w:trHeight w:val="300"/>
          <w:ins w:id="553" w:author="Martín Andrés Gutiérrez López" w:date="2024-08-22T22:15:00Z"/>
        </w:trPr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E8A1C8D" w14:textId="77777777" w:rsidR="008E66D7" w:rsidRPr="00465012" w:rsidRDefault="008E66D7" w:rsidP="00922E42">
            <w:pPr>
              <w:widowControl/>
              <w:autoSpaceDE/>
              <w:autoSpaceDN/>
              <w:textAlignment w:val="baseline"/>
              <w:rPr>
                <w:ins w:id="554" w:author="Martín Andrés Gutiérrez López" w:date="2024-08-22T22:15:00Z" w16du:dateUtc="2024-08-23T03:15:00Z"/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lang w:val="es-PE" w:eastAsia="es-PE"/>
              </w:rPr>
            </w:pPr>
            <w:ins w:id="555" w:author="Martín Andrés Gutiérrez López" w:date="2024-08-22T22:15:00Z" w16du:dateUtc="2024-08-23T03:15:00Z">
              <w:r w:rsidRPr="00465012">
                <w:rPr>
                  <w:rFonts w:ascii="Arial" w:eastAsia="Times New Roman" w:hAnsi="Arial" w:cs="Arial"/>
                  <w:sz w:val="20"/>
                  <w:szCs w:val="20"/>
                  <w:lang w:eastAsia="es-PE"/>
                </w:rPr>
                <w:t>1</w:t>
              </w:r>
              <w:r w:rsidRPr="00465012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val="es-PE" w:eastAsia="es-PE"/>
                </w:rPr>
                <w:t> </w:t>
              </w:r>
            </w:ins>
          </w:p>
        </w:tc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3762D95" w14:textId="77777777" w:rsidR="008E66D7" w:rsidRPr="00465012" w:rsidRDefault="008E66D7" w:rsidP="00922E42">
            <w:pPr>
              <w:widowControl/>
              <w:autoSpaceDE/>
              <w:autoSpaceDN/>
              <w:textAlignment w:val="baseline"/>
              <w:rPr>
                <w:ins w:id="556" w:author="Martín Andrés Gutiérrez López" w:date="2024-08-22T22:15:00Z" w16du:dateUtc="2024-08-23T03:15:00Z"/>
                <w:rFonts w:ascii="Segoe UI" w:eastAsia="Times New Roman" w:hAnsi="Segoe UI" w:cs="Segoe UI"/>
                <w:sz w:val="18"/>
                <w:szCs w:val="18"/>
                <w:lang w:val="es-PE" w:eastAsia="es-PE"/>
              </w:rPr>
            </w:pPr>
            <w:ins w:id="557" w:author="Martín Andrés Gutiérrez López" w:date="2024-08-22T22:15:00Z" w16du:dateUtc="2024-08-23T03:15:00Z">
              <w:r w:rsidRPr="00465012">
                <w:rPr>
                  <w:rFonts w:ascii="Arial" w:eastAsia="Times New Roman" w:hAnsi="Arial" w:cs="Arial"/>
                  <w:sz w:val="20"/>
                  <w:szCs w:val="20"/>
                  <w:lang w:eastAsia="es-PE"/>
                </w:rPr>
                <w:t>Listado de Mensajes Informativos</w:t>
              </w:r>
              <w:r w:rsidRPr="00465012">
                <w:rPr>
                  <w:rFonts w:ascii="Arial" w:eastAsia="Times New Roman" w:hAnsi="Arial" w:cs="Arial"/>
                  <w:sz w:val="20"/>
                  <w:szCs w:val="20"/>
                  <w:lang w:val="es-PE" w:eastAsia="es-PE"/>
                </w:rPr>
                <w:t> </w:t>
              </w:r>
            </w:ins>
          </w:p>
        </w:tc>
        <w:tc>
          <w:tcPr>
            <w:tcW w:w="5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7BF7762" w14:textId="77777777" w:rsidR="008E66D7" w:rsidRPr="00465012" w:rsidRDefault="008E66D7" w:rsidP="00922E42">
            <w:pPr>
              <w:widowControl/>
              <w:autoSpaceDE/>
              <w:autoSpaceDN/>
              <w:textAlignment w:val="baseline"/>
              <w:rPr>
                <w:ins w:id="558" w:author="Martín Andrés Gutiérrez López" w:date="2024-08-22T22:15:00Z" w16du:dateUtc="2024-08-23T03:15:00Z"/>
                <w:rFonts w:ascii="Segoe UI" w:eastAsia="Times New Roman" w:hAnsi="Segoe UI" w:cs="Segoe UI"/>
                <w:sz w:val="18"/>
                <w:szCs w:val="18"/>
                <w:lang w:val="es-PE" w:eastAsia="es-PE"/>
              </w:rPr>
            </w:pPr>
            <w:ins w:id="559" w:author="Martín Andrés Gutiérrez López" w:date="2024-08-22T22:15:00Z" w16du:dateUtc="2024-08-23T03:15:00Z">
              <w:r w:rsidRPr="00465012">
                <w:rPr>
                  <w:rFonts w:ascii="Arial" w:eastAsia="Times New Roman" w:hAnsi="Arial" w:cs="Arial"/>
                  <w:sz w:val="20"/>
                  <w:szCs w:val="20"/>
                  <w:lang w:eastAsia="es-PE"/>
                </w:rPr>
                <w:t>…\Documentos Funcionales\04 Documentos Adicionales\ Tabla de Mensajes Informativos y de Errores.xlsx</w:t>
              </w:r>
              <w:r w:rsidRPr="00465012">
                <w:rPr>
                  <w:rFonts w:ascii="Arial" w:eastAsia="Times New Roman" w:hAnsi="Arial" w:cs="Arial"/>
                  <w:sz w:val="20"/>
                  <w:szCs w:val="20"/>
                  <w:lang w:val="es-PE" w:eastAsia="es-PE"/>
                </w:rPr>
                <w:t> </w:t>
              </w:r>
            </w:ins>
          </w:p>
        </w:tc>
      </w:tr>
      <w:tr w:rsidR="008E66D7" w:rsidRPr="00465012" w14:paraId="6C78E68A" w14:textId="77777777" w:rsidTr="00922E42">
        <w:trPr>
          <w:trHeight w:val="300"/>
          <w:ins w:id="560" w:author="Martín Andrés Gutiérrez López" w:date="2024-08-22T22:15:00Z"/>
        </w:trPr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3AC9455" w14:textId="77777777" w:rsidR="008E66D7" w:rsidRPr="00465012" w:rsidRDefault="008E66D7" w:rsidP="00922E42">
            <w:pPr>
              <w:widowControl/>
              <w:autoSpaceDE/>
              <w:autoSpaceDN/>
              <w:textAlignment w:val="baseline"/>
              <w:rPr>
                <w:ins w:id="561" w:author="Martín Andrés Gutiérrez López" w:date="2024-08-22T22:15:00Z" w16du:dateUtc="2024-08-23T03:15:00Z"/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lang w:val="es-PE" w:eastAsia="es-PE"/>
              </w:rPr>
            </w:pPr>
            <w:ins w:id="562" w:author="Martín Andrés Gutiérrez López" w:date="2024-08-22T22:15:00Z" w16du:dateUtc="2024-08-23T03:15:00Z">
              <w:r w:rsidRPr="00465012">
                <w:rPr>
                  <w:rFonts w:ascii="Arial" w:eastAsia="Times New Roman" w:hAnsi="Arial" w:cs="Arial"/>
                  <w:sz w:val="20"/>
                  <w:szCs w:val="20"/>
                  <w:lang w:eastAsia="es-PE"/>
                </w:rPr>
                <w:t>2</w:t>
              </w:r>
              <w:r w:rsidRPr="00465012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val="es-PE" w:eastAsia="es-PE"/>
                </w:rPr>
                <w:t> </w:t>
              </w:r>
            </w:ins>
          </w:p>
        </w:tc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EC37457" w14:textId="77777777" w:rsidR="008E66D7" w:rsidRPr="00465012" w:rsidRDefault="008E66D7" w:rsidP="00922E42">
            <w:pPr>
              <w:widowControl/>
              <w:autoSpaceDE/>
              <w:autoSpaceDN/>
              <w:textAlignment w:val="baseline"/>
              <w:rPr>
                <w:ins w:id="563" w:author="Martín Andrés Gutiérrez López" w:date="2024-08-22T22:15:00Z" w16du:dateUtc="2024-08-23T03:15:00Z"/>
                <w:rFonts w:ascii="Segoe UI" w:eastAsia="Times New Roman" w:hAnsi="Segoe UI" w:cs="Segoe UI"/>
                <w:sz w:val="18"/>
                <w:szCs w:val="18"/>
                <w:lang w:val="es-PE" w:eastAsia="es-PE"/>
              </w:rPr>
            </w:pPr>
            <w:ins w:id="564" w:author="Martín Andrés Gutiérrez López" w:date="2024-08-22T22:15:00Z" w16du:dateUtc="2024-08-23T03:15:00Z">
              <w:r w:rsidRPr="00465012">
                <w:rPr>
                  <w:rFonts w:ascii="Arial" w:eastAsia="Times New Roman" w:hAnsi="Arial" w:cs="Arial"/>
                  <w:sz w:val="20"/>
                  <w:szCs w:val="20"/>
                  <w:lang w:eastAsia="es-PE"/>
                </w:rPr>
                <w:t>Listado de errores</w:t>
              </w:r>
              <w:r w:rsidRPr="00465012">
                <w:rPr>
                  <w:rFonts w:ascii="Arial" w:eastAsia="Times New Roman" w:hAnsi="Arial" w:cs="Arial"/>
                  <w:sz w:val="20"/>
                  <w:szCs w:val="20"/>
                  <w:lang w:val="es-PE" w:eastAsia="es-PE"/>
                </w:rPr>
                <w:t> </w:t>
              </w:r>
            </w:ins>
          </w:p>
          <w:p w14:paraId="5B532A49" w14:textId="77777777" w:rsidR="008E66D7" w:rsidRPr="00465012" w:rsidRDefault="008E66D7" w:rsidP="00922E42">
            <w:pPr>
              <w:widowControl/>
              <w:autoSpaceDE/>
              <w:autoSpaceDN/>
              <w:textAlignment w:val="baseline"/>
              <w:rPr>
                <w:ins w:id="565" w:author="Martín Andrés Gutiérrez López" w:date="2024-08-22T22:15:00Z" w16du:dateUtc="2024-08-23T03:15:00Z"/>
                <w:rFonts w:ascii="Segoe UI" w:eastAsia="Times New Roman" w:hAnsi="Segoe UI" w:cs="Segoe UI"/>
                <w:sz w:val="18"/>
                <w:szCs w:val="18"/>
                <w:lang w:val="es-PE" w:eastAsia="es-PE"/>
              </w:rPr>
            </w:pPr>
            <w:ins w:id="566" w:author="Martín Andrés Gutiérrez López" w:date="2024-08-22T22:15:00Z" w16du:dateUtc="2024-08-23T03:15:00Z">
              <w:r w:rsidRPr="00465012">
                <w:rPr>
                  <w:rFonts w:ascii="Arial" w:eastAsia="Times New Roman" w:hAnsi="Arial" w:cs="Arial"/>
                  <w:sz w:val="20"/>
                  <w:szCs w:val="20"/>
                  <w:lang w:val="es-PE" w:eastAsia="es-PE"/>
                </w:rPr>
                <w:t> </w:t>
              </w:r>
            </w:ins>
          </w:p>
        </w:tc>
        <w:tc>
          <w:tcPr>
            <w:tcW w:w="5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08A15F4" w14:textId="77777777" w:rsidR="008E66D7" w:rsidRPr="00465012" w:rsidRDefault="008E66D7" w:rsidP="00922E42">
            <w:pPr>
              <w:widowControl/>
              <w:autoSpaceDE/>
              <w:autoSpaceDN/>
              <w:textAlignment w:val="baseline"/>
              <w:rPr>
                <w:ins w:id="567" w:author="Martín Andrés Gutiérrez López" w:date="2024-08-22T22:15:00Z" w16du:dateUtc="2024-08-23T03:15:00Z"/>
                <w:rFonts w:ascii="Segoe UI" w:eastAsia="Times New Roman" w:hAnsi="Segoe UI" w:cs="Segoe UI"/>
                <w:sz w:val="18"/>
                <w:szCs w:val="18"/>
                <w:lang w:val="es-PE" w:eastAsia="es-PE"/>
              </w:rPr>
            </w:pPr>
            <w:ins w:id="568" w:author="Martín Andrés Gutiérrez López" w:date="2024-08-22T22:15:00Z" w16du:dateUtc="2024-08-23T03:15:00Z">
              <w:r w:rsidRPr="00465012">
                <w:rPr>
                  <w:rFonts w:ascii="Arial" w:eastAsia="Times New Roman" w:hAnsi="Arial" w:cs="Arial"/>
                  <w:sz w:val="20"/>
                  <w:szCs w:val="20"/>
                  <w:lang w:eastAsia="es-PE"/>
                </w:rPr>
                <w:t>…\Documentos Funcionales\04 Documentos Adicionales\ Tabla de Mensajes Informativos y de Errores.xlsx</w:t>
              </w:r>
              <w:r w:rsidRPr="00465012">
                <w:rPr>
                  <w:rFonts w:ascii="Arial" w:eastAsia="Times New Roman" w:hAnsi="Arial" w:cs="Arial"/>
                  <w:sz w:val="20"/>
                  <w:szCs w:val="20"/>
                  <w:lang w:val="es-PE" w:eastAsia="es-PE"/>
                </w:rPr>
                <w:t> </w:t>
              </w:r>
            </w:ins>
          </w:p>
        </w:tc>
      </w:tr>
    </w:tbl>
    <w:p w14:paraId="75311F1C" w14:textId="77777777" w:rsidR="008E66D7" w:rsidRDefault="008E66D7" w:rsidP="008E66D7">
      <w:pPr>
        <w:pStyle w:val="Textoindependiente"/>
        <w:spacing w:before="237" w:line="259" w:lineRule="auto"/>
        <w:ind w:left="101"/>
        <w:rPr>
          <w:ins w:id="569" w:author="Martín Andrés Gutiérrez López" w:date="2024-08-22T22:15:00Z" w16du:dateUtc="2024-08-23T03:15:00Z"/>
        </w:rPr>
      </w:pPr>
    </w:p>
    <w:p w14:paraId="7883736C" w14:textId="77777777" w:rsidR="008E66D7" w:rsidRPr="005E60AB" w:rsidRDefault="008E66D7" w:rsidP="008E66D7">
      <w:pPr>
        <w:rPr>
          <w:ins w:id="570" w:author="Martín Andrés Gutiérrez López" w:date="2024-08-22T22:15:00Z" w16du:dateUtc="2024-08-23T03:15:00Z"/>
        </w:rPr>
      </w:pPr>
    </w:p>
    <w:p w14:paraId="335A9842" w14:textId="77777777" w:rsidR="008E66D7" w:rsidRDefault="008E66D7" w:rsidP="7D04682A"/>
    <w:sectPr w:rsidR="008E66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7" w:author="servicios_dvucept04" w:date="2024-04-15T07:19:00Z" w:initials="se">
    <w:p w14:paraId="7B8ADA47" w14:textId="1D8E8672" w:rsidR="180FA660" w:rsidRDefault="180FA660">
      <w:r>
        <w:t>Agregar roles de mesa de ayuda de VUCE y entidad como consulta. Actualizar acciones según corresponda.</w:t>
      </w:r>
      <w:r>
        <w:annotationRef/>
      </w:r>
    </w:p>
  </w:comment>
  <w:comment w:id="8" w:author="julimar8a" w:date="2024-04-17T11:59:00Z" w:initials="ju">
    <w:p w14:paraId="45F56139" w14:textId="18B93440" w:rsidR="3AA201FD" w:rsidRDefault="3AA201FD">
      <w:r>
        <w:t xml:space="preserve">actualizado </w:t>
      </w:r>
      <w:r>
        <w:annotationRef/>
      </w:r>
    </w:p>
  </w:comment>
  <w:comment w:id="48" w:author="servicios_dvucept04" w:date="2024-04-15T07:03:00Z" w:initials="se">
    <w:p w14:paraId="09567608" w14:textId="36A5EC99" w:rsidR="180FA660" w:rsidRDefault="180FA660">
      <w:r>
        <w:t>Homologar con roles en versión actual.</w:t>
      </w:r>
      <w:r>
        <w:annotationRef/>
      </w:r>
    </w:p>
  </w:comment>
  <w:comment w:id="49" w:author="julimar8a" w:date="2024-04-17T11:59:00Z" w:initials="ju">
    <w:p w14:paraId="4A160C6F" w14:textId="20F9FD94" w:rsidR="3AA201FD" w:rsidRDefault="3AA201FD">
      <w:r>
        <w:t>actualizados</w:t>
      </w:r>
      <w:r>
        <w:annotationRef/>
      </w:r>
    </w:p>
  </w:comment>
  <w:comment w:id="51" w:author="servicios_dvucept04" w:date="2024-04-15T07:05:00Z" w:initials="se">
    <w:p w14:paraId="24B5938A" w14:textId="57463C39" w:rsidR="180FA660" w:rsidRDefault="180FA660">
      <w:r>
        <w:t>Estructurar detalle en:</w:t>
      </w:r>
      <w:r>
        <w:annotationRef/>
      </w:r>
    </w:p>
    <w:p w14:paraId="2ABAE1CC" w14:textId="57DC7A32" w:rsidR="180FA660" w:rsidRDefault="180FA660">
      <w:r>
        <w:t>- Acceso</w:t>
      </w:r>
    </w:p>
    <w:p w14:paraId="34E2F676" w14:textId="6B66EFD8" w:rsidR="180FA660" w:rsidRDefault="180FA660">
      <w:r>
        <w:t>- Secciones: Registro por pestaña de Entrada y Salida, acciones</w:t>
      </w:r>
    </w:p>
    <w:p w14:paraId="53B90A9C" w14:textId="58F1DCC8" w:rsidR="180FA660" w:rsidRDefault="180FA660"/>
    <w:p w14:paraId="7ADEABCF" w14:textId="31D45F05" w:rsidR="180FA660" w:rsidRDefault="180FA660">
      <w:r>
        <w:t>Incluir en criterios de aceptación.</w:t>
      </w:r>
    </w:p>
  </w:comment>
  <w:comment w:id="52" w:author="julimar8a" w:date="2024-04-17T12:20:00Z" w:initials="ju">
    <w:p w14:paraId="213A13A3" w14:textId="7E0316D1" w:rsidR="3AA201FD" w:rsidRDefault="3AA201FD">
      <w:r>
        <w:t>corregido</w:t>
      </w:r>
      <w:r>
        <w:annotationRef/>
      </w:r>
    </w:p>
  </w:comment>
  <w:comment w:id="95" w:author="servicios_dvucept04" w:date="2024-04-15T07:04:00Z" w:initials="se">
    <w:p w14:paraId="21A48FDD" w14:textId="21553B3E" w:rsidR="180FA660" w:rsidRDefault="180FA660">
      <w:r>
        <w:t>Incluir en criterios de aceptación</w:t>
      </w:r>
      <w:r>
        <w:annotationRef/>
      </w:r>
    </w:p>
  </w:comment>
  <w:comment w:id="96" w:author="julimar8a" w:date="2024-04-17T13:34:00Z" w:initials="ju">
    <w:p w14:paraId="4A75860E" w14:textId="0B6937A1" w:rsidR="3AA201FD" w:rsidRDefault="3AA201FD">
      <w:r>
        <w:t>agregado</w:t>
      </w:r>
      <w:r>
        <w:annotationRef/>
      </w:r>
    </w:p>
  </w:comment>
  <w:comment w:id="115" w:author="servicios_dvucept04" w:date="2024-04-15T07:06:00Z" w:initials="se">
    <w:p w14:paraId="2590F2BA" w14:textId="28A0E63D" w:rsidR="3AA201FD" w:rsidRDefault="3AA201FD">
      <w:r>
        <w:t>Mover a apartado de Mapeo funcional.</w:t>
      </w:r>
      <w:r>
        <w:annotationRef/>
      </w:r>
    </w:p>
  </w:comment>
  <w:comment w:id="116" w:author="julimar8a" w:date="2024-04-17T13:34:00Z" w:initials="ju">
    <w:p w14:paraId="3B57C725" w14:textId="7D0CD432" w:rsidR="3AA201FD" w:rsidRDefault="3AA201FD">
      <w:r>
        <w:t>agregado</w:t>
      </w:r>
      <w:r>
        <w:annotationRef/>
      </w:r>
    </w:p>
  </w:comment>
  <w:comment w:id="119" w:author="servicios_dvucept04" w:date="2024-04-15T07:04:00Z" w:initials="se">
    <w:p w14:paraId="4DD6C9E8" w14:textId="3ABEF270" w:rsidR="180FA660" w:rsidRDefault="180FA660">
      <w:r>
        <w:t>Homologar con estándar de criterios de aceptación. Ver HU 329 de ejemplo.</w:t>
      </w:r>
      <w:r>
        <w:annotationRef/>
      </w:r>
    </w:p>
  </w:comment>
  <w:comment w:id="120" w:author="julimar8a" w:date="2024-04-17T15:48:00Z" w:initials="ju">
    <w:p w14:paraId="35C96146" w14:textId="6492E503" w:rsidR="3AA201FD" w:rsidRDefault="3AA201FD">
      <w:r>
        <w:t>corregido, homologado</w:t>
      </w:r>
      <w:r>
        <w:annotationRef/>
      </w:r>
    </w:p>
  </w:comment>
  <w:comment w:id="446" w:author="servicios_dvucept04" w:date="2024-04-15T07:08:00Z" w:initials="se">
    <w:p w14:paraId="07D69785" w14:textId="47FA22E4" w:rsidR="180FA660" w:rsidRDefault="180FA660">
      <w:r>
        <w:t xml:space="preserve">Completar </w:t>
      </w:r>
      <w:proofErr w:type="spellStart"/>
      <w:r>
        <w:t>wireframes</w:t>
      </w:r>
      <w:proofErr w:type="spellEnd"/>
      <w:r>
        <w:t xml:space="preserve"> de Salida y demás acciones.</w:t>
      </w:r>
      <w:r>
        <w:annotationRef/>
      </w:r>
    </w:p>
  </w:comment>
  <w:comment w:id="447" w:author="julimar8a" w:date="2024-04-17T16:35:00Z" w:initials="ju">
    <w:p w14:paraId="37163837" w14:textId="78E188E9" w:rsidR="3AA201FD" w:rsidRDefault="3AA201FD">
      <w:r>
        <w:t>agregados</w:t>
      </w:r>
      <w:r>
        <w:annotationRef/>
      </w:r>
    </w:p>
  </w:comment>
  <w:comment w:id="453" w:author="365 Pro Plus" w:date="2024-01-26T17:02:00Z" w:initials="e">
    <w:p w14:paraId="38B47218" w14:textId="15A8EC23" w:rsidR="007B6F13" w:rsidRDefault="007B6F13" w:rsidP="007B6F13">
      <w:pPr>
        <w:pStyle w:val="Textocomentario"/>
      </w:pPr>
      <w:r>
        <w:rPr>
          <w:rStyle w:val="Refdecomentario"/>
        </w:rPr>
        <w:annotationRef/>
      </w:r>
      <w:r>
        <w:rPr>
          <w:lang w:val="es-PE"/>
        </w:rPr>
        <w:t xml:space="preserve">No indica claro que es lo que muestra, todos los </w:t>
      </w:r>
      <w:proofErr w:type="spellStart"/>
      <w:r>
        <w:rPr>
          <w:lang w:val="es-PE"/>
        </w:rPr>
        <w:t>wireframe</w:t>
      </w:r>
      <w:proofErr w:type="spellEnd"/>
      <w:r>
        <w:rPr>
          <w:lang w:val="es-PE"/>
        </w:rPr>
        <w:t xml:space="preserve"> tienen el mismo titulo</w:t>
      </w:r>
    </w:p>
  </w:comment>
  <w:comment w:id="454" w:author="julimar8a" w:date="2024-04-17T16:53:00Z" w:initials="ju">
    <w:p w14:paraId="26A4DFA9" w14:textId="1EE8A3EA" w:rsidR="3AA201FD" w:rsidRDefault="3AA201FD">
      <w:r>
        <w:t>corregido</w:t>
      </w:r>
      <w:r>
        <w:annotationRef/>
      </w:r>
    </w:p>
  </w:comment>
  <w:comment w:id="483" w:author="365 Pro Plus" w:date="2024-01-26T17:00:00Z" w:initials="e">
    <w:p w14:paraId="6478FCF0" w14:textId="10F24B82" w:rsidR="007B6F13" w:rsidRDefault="007B6F13" w:rsidP="007B6F13">
      <w:pPr>
        <w:pStyle w:val="Textocomentario"/>
      </w:pPr>
      <w:r>
        <w:rPr>
          <w:rStyle w:val="Refdecomentario"/>
        </w:rPr>
        <w:annotationRef/>
      </w:r>
      <w:r>
        <w:rPr>
          <w:lang w:val="es-PE"/>
        </w:rPr>
        <w:t>Actualizar según ultimo archivo roles</w:t>
      </w:r>
    </w:p>
  </w:comment>
  <w:comment w:id="484" w:author="julimar8a" w:date="2024-04-17T16:53:00Z" w:initials="ju">
    <w:p w14:paraId="6A91D5AE" w14:textId="4BC7DA62" w:rsidR="3AA201FD" w:rsidRDefault="3AA201FD">
      <w:r>
        <w:t>actualizado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7B8ADA47" w15:done="0"/>
  <w15:commentEx w15:paraId="45F56139" w15:paraIdParent="7B8ADA47" w15:done="0"/>
  <w15:commentEx w15:paraId="09567608" w15:done="0"/>
  <w15:commentEx w15:paraId="4A160C6F" w15:paraIdParent="09567608" w15:done="0"/>
  <w15:commentEx w15:paraId="7ADEABCF" w15:done="0"/>
  <w15:commentEx w15:paraId="213A13A3" w15:paraIdParent="7ADEABCF" w15:done="0"/>
  <w15:commentEx w15:paraId="21A48FDD" w15:done="0"/>
  <w15:commentEx w15:paraId="4A75860E" w15:paraIdParent="21A48FDD" w15:done="0"/>
  <w15:commentEx w15:paraId="2590F2BA" w15:done="0"/>
  <w15:commentEx w15:paraId="3B57C725" w15:paraIdParent="2590F2BA" w15:done="0"/>
  <w15:commentEx w15:paraId="4DD6C9E8" w15:done="0"/>
  <w15:commentEx w15:paraId="35C96146" w15:paraIdParent="4DD6C9E8" w15:done="0"/>
  <w15:commentEx w15:paraId="07D69785" w15:done="0"/>
  <w15:commentEx w15:paraId="37163837" w15:paraIdParent="07D69785" w15:done="0"/>
  <w15:commentEx w15:paraId="38B47218" w15:done="0"/>
  <w15:commentEx w15:paraId="26A4DFA9" w15:paraIdParent="38B47218" w15:done="0"/>
  <w15:commentEx w15:paraId="6478FCF0" w15:done="0"/>
  <w15:commentEx w15:paraId="6A91D5AE" w15:paraIdParent="6478FCF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ED2FB89" w16cex:dateUtc="2024-04-15T12:19:00Z"/>
  <w16cex:commentExtensible w16cex:durableId="7D5E3634" w16cex:dateUtc="2024-04-17T16:59:00Z"/>
  <w16cex:commentExtensible w16cex:durableId="08675CC1" w16cex:dateUtc="2024-04-15T12:03:00Z"/>
  <w16cex:commentExtensible w16cex:durableId="23351FF9" w16cex:dateUtc="2024-04-17T16:59:00Z"/>
  <w16cex:commentExtensible w16cex:durableId="7899AF87" w16cex:dateUtc="2024-04-15T12:05:00Z"/>
  <w16cex:commentExtensible w16cex:durableId="379A7F29" w16cex:dateUtc="2024-04-17T17:20:00Z"/>
  <w16cex:commentExtensible w16cex:durableId="1FF7C260" w16cex:dateUtc="2024-04-15T12:04:00Z"/>
  <w16cex:commentExtensible w16cex:durableId="115A586D" w16cex:dateUtc="2024-04-17T18:34:00Z"/>
  <w16cex:commentExtensible w16cex:durableId="599E73D5" w16cex:dateUtc="2024-04-15T12:06:00Z"/>
  <w16cex:commentExtensible w16cex:durableId="55078498" w16cex:dateUtc="2024-04-17T18:34:00Z"/>
  <w16cex:commentExtensible w16cex:durableId="409E3773" w16cex:dateUtc="2024-04-15T12:04:00Z"/>
  <w16cex:commentExtensible w16cex:durableId="7A4EFC5D" w16cex:dateUtc="2024-04-17T20:48:00Z"/>
  <w16cex:commentExtensible w16cex:durableId="31CDA074" w16cex:dateUtc="2024-04-15T12:08:00Z"/>
  <w16cex:commentExtensible w16cex:durableId="3B31A4AF" w16cex:dateUtc="2024-04-17T21:35:00Z"/>
  <w16cex:commentExtensible w16cex:durableId="42E81C20" w16cex:dateUtc="2024-01-26T22:02:00Z"/>
  <w16cex:commentExtensible w16cex:durableId="4D50AB0B" w16cex:dateUtc="2024-04-17T21:53:00Z"/>
  <w16cex:commentExtensible w16cex:durableId="05B17A06" w16cex:dateUtc="2024-01-26T22:00:00Z"/>
  <w16cex:commentExtensible w16cex:durableId="107D4215" w16cex:dateUtc="2024-04-17T21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7B8ADA47" w16cid:durableId="5ED2FB89"/>
  <w16cid:commentId w16cid:paraId="45F56139" w16cid:durableId="7D5E3634"/>
  <w16cid:commentId w16cid:paraId="09567608" w16cid:durableId="08675CC1"/>
  <w16cid:commentId w16cid:paraId="4A160C6F" w16cid:durableId="23351FF9"/>
  <w16cid:commentId w16cid:paraId="7ADEABCF" w16cid:durableId="7899AF87"/>
  <w16cid:commentId w16cid:paraId="213A13A3" w16cid:durableId="379A7F29"/>
  <w16cid:commentId w16cid:paraId="21A48FDD" w16cid:durableId="1FF7C260"/>
  <w16cid:commentId w16cid:paraId="4A75860E" w16cid:durableId="115A586D"/>
  <w16cid:commentId w16cid:paraId="2590F2BA" w16cid:durableId="599E73D5"/>
  <w16cid:commentId w16cid:paraId="3B57C725" w16cid:durableId="55078498"/>
  <w16cid:commentId w16cid:paraId="4DD6C9E8" w16cid:durableId="409E3773"/>
  <w16cid:commentId w16cid:paraId="35C96146" w16cid:durableId="7A4EFC5D"/>
  <w16cid:commentId w16cid:paraId="07D69785" w16cid:durableId="31CDA074"/>
  <w16cid:commentId w16cid:paraId="37163837" w16cid:durableId="3B31A4AF"/>
  <w16cid:commentId w16cid:paraId="38B47218" w16cid:durableId="42E81C20"/>
  <w16cid:commentId w16cid:paraId="26A4DFA9" w16cid:durableId="4D50AB0B"/>
  <w16cid:commentId w16cid:paraId="6478FCF0" w16cid:durableId="05B17A06"/>
  <w16cid:commentId w16cid:paraId="6A91D5AE" w16cid:durableId="107D421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 MT">
    <w:altName w:val="Arial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8E189"/>
    <w:multiLevelType w:val="multilevel"/>
    <w:tmpl w:val="78D40062"/>
    <w:lvl w:ilvl="0">
      <w:start w:val="1"/>
      <w:numFmt w:val="bullet"/>
      <w:lvlText w:val="o"/>
      <w:lvlJc w:val="left"/>
      <w:pPr>
        <w:ind w:left="1427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E80DC"/>
    <w:multiLevelType w:val="multilevel"/>
    <w:tmpl w:val="659818C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82985"/>
    <w:multiLevelType w:val="hybridMultilevel"/>
    <w:tmpl w:val="E9F63A28"/>
    <w:lvl w:ilvl="0" w:tplc="59C2D9DE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9E00E6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621B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2E91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DA1A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840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84E6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2893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5CE9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2A80AB"/>
    <w:multiLevelType w:val="multilevel"/>
    <w:tmpl w:val="8D9E8F8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66547"/>
    <w:multiLevelType w:val="hybridMultilevel"/>
    <w:tmpl w:val="4C387C1C"/>
    <w:lvl w:ilvl="0" w:tplc="9E220888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864CA1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EE42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5292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24F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9401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AA31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56E7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70E3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0E775"/>
    <w:multiLevelType w:val="multilevel"/>
    <w:tmpl w:val="9D52C8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E979A1"/>
    <w:multiLevelType w:val="hybridMultilevel"/>
    <w:tmpl w:val="D7C083F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E24139"/>
    <w:multiLevelType w:val="multilevel"/>
    <w:tmpl w:val="F71205B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16BAF142"/>
    <w:multiLevelType w:val="hybridMultilevel"/>
    <w:tmpl w:val="57D4ECDC"/>
    <w:lvl w:ilvl="0" w:tplc="467A03FA">
      <w:start w:val="1"/>
      <w:numFmt w:val="decimal"/>
      <w:lvlText w:val="%1."/>
      <w:lvlJc w:val="left"/>
      <w:pPr>
        <w:ind w:left="720" w:hanging="360"/>
      </w:pPr>
    </w:lvl>
    <w:lvl w:ilvl="1" w:tplc="FFC00992">
      <w:start w:val="1"/>
      <w:numFmt w:val="lowerLetter"/>
      <w:lvlText w:val="%2."/>
      <w:lvlJc w:val="left"/>
      <w:pPr>
        <w:ind w:left="1440" w:hanging="360"/>
      </w:pPr>
    </w:lvl>
    <w:lvl w:ilvl="2" w:tplc="68CCE270">
      <w:start w:val="1"/>
      <w:numFmt w:val="lowerRoman"/>
      <w:lvlText w:val="%3."/>
      <w:lvlJc w:val="right"/>
      <w:pPr>
        <w:ind w:left="2160" w:hanging="180"/>
      </w:pPr>
    </w:lvl>
    <w:lvl w:ilvl="3" w:tplc="976A5676">
      <w:start w:val="1"/>
      <w:numFmt w:val="decimal"/>
      <w:lvlText w:val="%4."/>
      <w:lvlJc w:val="left"/>
      <w:pPr>
        <w:ind w:left="2880" w:hanging="360"/>
      </w:pPr>
    </w:lvl>
    <w:lvl w:ilvl="4" w:tplc="7F960DF2">
      <w:start w:val="1"/>
      <w:numFmt w:val="lowerLetter"/>
      <w:lvlText w:val="%5."/>
      <w:lvlJc w:val="left"/>
      <w:pPr>
        <w:ind w:left="3600" w:hanging="360"/>
      </w:pPr>
    </w:lvl>
    <w:lvl w:ilvl="5" w:tplc="596C1D48">
      <w:start w:val="1"/>
      <w:numFmt w:val="lowerRoman"/>
      <w:lvlText w:val="%6."/>
      <w:lvlJc w:val="right"/>
      <w:pPr>
        <w:ind w:left="4320" w:hanging="180"/>
      </w:pPr>
    </w:lvl>
    <w:lvl w:ilvl="6" w:tplc="D76E1016">
      <w:start w:val="1"/>
      <w:numFmt w:val="decimal"/>
      <w:lvlText w:val="%7."/>
      <w:lvlJc w:val="left"/>
      <w:pPr>
        <w:ind w:left="5040" w:hanging="360"/>
      </w:pPr>
    </w:lvl>
    <w:lvl w:ilvl="7" w:tplc="5F36F764">
      <w:start w:val="1"/>
      <w:numFmt w:val="lowerLetter"/>
      <w:lvlText w:val="%8."/>
      <w:lvlJc w:val="left"/>
      <w:pPr>
        <w:ind w:left="5760" w:hanging="360"/>
      </w:pPr>
    </w:lvl>
    <w:lvl w:ilvl="8" w:tplc="7742C51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C8E1F2"/>
    <w:multiLevelType w:val="hybridMultilevel"/>
    <w:tmpl w:val="B5A63060"/>
    <w:lvl w:ilvl="0" w:tplc="1EA4DEEA">
      <w:start w:val="1"/>
      <w:numFmt w:val="bullet"/>
      <w:lvlText w:val=""/>
      <w:lvlJc w:val="left"/>
      <w:pPr>
        <w:ind w:left="966" w:hanging="360"/>
      </w:pPr>
      <w:rPr>
        <w:rFonts w:ascii="Symbol" w:hAnsi="Symbol" w:hint="default"/>
      </w:rPr>
    </w:lvl>
    <w:lvl w:ilvl="1" w:tplc="69045ACC">
      <w:start w:val="1"/>
      <w:numFmt w:val="bullet"/>
      <w:lvlText w:val="o"/>
      <w:lvlJc w:val="left"/>
      <w:pPr>
        <w:ind w:left="1170" w:hanging="360"/>
      </w:pPr>
      <w:rPr>
        <w:rFonts w:ascii="Courier New" w:hAnsi="Courier New" w:hint="default"/>
      </w:rPr>
    </w:lvl>
    <w:lvl w:ilvl="2" w:tplc="C9068058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2044381C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E1FE5798">
      <w:start w:val="1"/>
      <w:numFmt w:val="bullet"/>
      <w:lvlText w:val="o"/>
      <w:lvlJc w:val="left"/>
      <w:pPr>
        <w:ind w:left="3330" w:hanging="360"/>
      </w:pPr>
      <w:rPr>
        <w:rFonts w:ascii="Courier New" w:hAnsi="Courier New" w:hint="default"/>
      </w:rPr>
    </w:lvl>
    <w:lvl w:ilvl="5" w:tplc="E1006610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10E43C74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B1AA7BAC">
      <w:start w:val="1"/>
      <w:numFmt w:val="bullet"/>
      <w:lvlText w:val="o"/>
      <w:lvlJc w:val="left"/>
      <w:pPr>
        <w:ind w:left="5490" w:hanging="360"/>
      </w:pPr>
      <w:rPr>
        <w:rFonts w:ascii="Courier New" w:hAnsi="Courier New" w:hint="default"/>
      </w:rPr>
    </w:lvl>
    <w:lvl w:ilvl="8" w:tplc="F05C82BC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0" w15:restartNumberingAfterBreak="0">
    <w:nsid w:val="2050DFB5"/>
    <w:multiLevelType w:val="hybridMultilevel"/>
    <w:tmpl w:val="B930EA06"/>
    <w:lvl w:ilvl="0" w:tplc="6B7E2CEA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57188C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C294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6297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30A1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B98C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7AAA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242F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7A22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2E057E"/>
    <w:multiLevelType w:val="multilevel"/>
    <w:tmpl w:val="AF106B0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24284116"/>
    <w:multiLevelType w:val="multilevel"/>
    <w:tmpl w:val="4A82E7A2"/>
    <w:lvl w:ilvl="0">
      <w:start w:val="1"/>
      <w:numFmt w:val="bullet"/>
      <w:lvlText w:val="o"/>
      <w:lvlJc w:val="left"/>
      <w:pPr>
        <w:tabs>
          <w:tab w:val="num" w:pos="1427"/>
        </w:tabs>
        <w:ind w:left="1427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7"/>
        </w:tabs>
        <w:ind w:left="21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867"/>
        </w:tabs>
        <w:ind w:left="2867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587"/>
        </w:tabs>
        <w:ind w:left="3587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4307"/>
        </w:tabs>
        <w:ind w:left="4307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5027"/>
        </w:tabs>
        <w:ind w:left="5027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747"/>
        </w:tabs>
        <w:ind w:left="5747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467"/>
        </w:tabs>
        <w:ind w:left="6467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7187"/>
        </w:tabs>
        <w:ind w:left="7187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310A1186"/>
    <w:multiLevelType w:val="hybridMultilevel"/>
    <w:tmpl w:val="05A4AEE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B45F82"/>
    <w:multiLevelType w:val="hybridMultilevel"/>
    <w:tmpl w:val="5A20E234"/>
    <w:lvl w:ilvl="0" w:tplc="7CCAD1A4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0B4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CEF1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54B0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2061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08E9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2238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E6AA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74CE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EC2E10"/>
    <w:multiLevelType w:val="multilevel"/>
    <w:tmpl w:val="EE0E40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C4061A"/>
    <w:multiLevelType w:val="hybridMultilevel"/>
    <w:tmpl w:val="AF34F874"/>
    <w:lvl w:ilvl="0" w:tplc="3DF07AD8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</w:rPr>
    </w:lvl>
    <w:lvl w:ilvl="1" w:tplc="3FD8BE56">
      <w:start w:val="1"/>
      <w:numFmt w:val="lowerLetter"/>
      <w:lvlText w:val="%2."/>
      <w:lvlJc w:val="left"/>
      <w:pPr>
        <w:ind w:left="1440" w:hanging="360"/>
      </w:pPr>
    </w:lvl>
    <w:lvl w:ilvl="2" w:tplc="68062A44">
      <w:start w:val="1"/>
      <w:numFmt w:val="lowerRoman"/>
      <w:lvlText w:val="%3."/>
      <w:lvlJc w:val="right"/>
      <w:pPr>
        <w:ind w:left="2160" w:hanging="180"/>
      </w:pPr>
    </w:lvl>
    <w:lvl w:ilvl="3" w:tplc="E0BAF362">
      <w:start w:val="1"/>
      <w:numFmt w:val="decimal"/>
      <w:lvlText w:val="%4."/>
      <w:lvlJc w:val="left"/>
      <w:pPr>
        <w:ind w:left="2880" w:hanging="360"/>
      </w:pPr>
    </w:lvl>
    <w:lvl w:ilvl="4" w:tplc="9EA6F404">
      <w:start w:val="1"/>
      <w:numFmt w:val="lowerLetter"/>
      <w:lvlText w:val="%5."/>
      <w:lvlJc w:val="left"/>
      <w:pPr>
        <w:ind w:left="3600" w:hanging="360"/>
      </w:pPr>
    </w:lvl>
    <w:lvl w:ilvl="5" w:tplc="D5CEBC14">
      <w:start w:val="1"/>
      <w:numFmt w:val="lowerRoman"/>
      <w:lvlText w:val="%6."/>
      <w:lvlJc w:val="right"/>
      <w:pPr>
        <w:ind w:left="4320" w:hanging="180"/>
      </w:pPr>
    </w:lvl>
    <w:lvl w:ilvl="6" w:tplc="D16A4502">
      <w:start w:val="1"/>
      <w:numFmt w:val="decimal"/>
      <w:lvlText w:val="%7."/>
      <w:lvlJc w:val="left"/>
      <w:pPr>
        <w:ind w:left="5040" w:hanging="360"/>
      </w:pPr>
    </w:lvl>
    <w:lvl w:ilvl="7" w:tplc="EB2C926C">
      <w:start w:val="1"/>
      <w:numFmt w:val="lowerLetter"/>
      <w:lvlText w:val="%8."/>
      <w:lvlJc w:val="left"/>
      <w:pPr>
        <w:ind w:left="5760" w:hanging="360"/>
      </w:pPr>
    </w:lvl>
    <w:lvl w:ilvl="8" w:tplc="B8A4EAD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C53E4C"/>
    <w:multiLevelType w:val="multilevel"/>
    <w:tmpl w:val="8CDC3A74"/>
    <w:lvl w:ilvl="0">
      <w:start w:val="1"/>
      <w:numFmt w:val="bullet"/>
      <w:lvlText w:val="o"/>
      <w:lvlJc w:val="left"/>
      <w:pPr>
        <w:ind w:left="1427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53FDB9"/>
    <w:multiLevelType w:val="hybridMultilevel"/>
    <w:tmpl w:val="9300E0B6"/>
    <w:lvl w:ilvl="0" w:tplc="35C2A348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AC76D0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4083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1451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28E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F2F4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426E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2E95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D8A0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CE7341"/>
    <w:multiLevelType w:val="hybridMultilevel"/>
    <w:tmpl w:val="691E2484"/>
    <w:lvl w:ilvl="0" w:tplc="1E9EE91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D3D634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D6F3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326A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726C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AEB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6CF3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36B6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0E32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089BEE"/>
    <w:multiLevelType w:val="hybridMultilevel"/>
    <w:tmpl w:val="E4CE470C"/>
    <w:lvl w:ilvl="0" w:tplc="201E87F2">
      <w:start w:val="1"/>
      <w:numFmt w:val="lowerLetter"/>
      <w:lvlText w:val="%1."/>
      <w:lvlJc w:val="left"/>
      <w:pPr>
        <w:ind w:left="720" w:hanging="360"/>
      </w:pPr>
    </w:lvl>
    <w:lvl w:ilvl="1" w:tplc="E004B3E8">
      <w:start w:val="1"/>
      <w:numFmt w:val="lowerLetter"/>
      <w:lvlText w:val="%2."/>
      <w:lvlJc w:val="left"/>
      <w:pPr>
        <w:ind w:left="1440" w:hanging="360"/>
      </w:pPr>
    </w:lvl>
    <w:lvl w:ilvl="2" w:tplc="3A5061A2">
      <w:start w:val="1"/>
      <w:numFmt w:val="lowerRoman"/>
      <w:lvlText w:val="%3."/>
      <w:lvlJc w:val="right"/>
      <w:pPr>
        <w:ind w:left="2160" w:hanging="180"/>
      </w:pPr>
    </w:lvl>
    <w:lvl w:ilvl="3" w:tplc="EB640C14">
      <w:start w:val="1"/>
      <w:numFmt w:val="decimal"/>
      <w:lvlText w:val="%4."/>
      <w:lvlJc w:val="left"/>
      <w:pPr>
        <w:ind w:left="2880" w:hanging="360"/>
      </w:pPr>
    </w:lvl>
    <w:lvl w:ilvl="4" w:tplc="B822AA0A">
      <w:start w:val="1"/>
      <w:numFmt w:val="lowerLetter"/>
      <w:lvlText w:val="%5."/>
      <w:lvlJc w:val="left"/>
      <w:pPr>
        <w:ind w:left="3600" w:hanging="360"/>
      </w:pPr>
    </w:lvl>
    <w:lvl w:ilvl="5" w:tplc="B25634EA">
      <w:start w:val="1"/>
      <w:numFmt w:val="lowerRoman"/>
      <w:lvlText w:val="%6."/>
      <w:lvlJc w:val="right"/>
      <w:pPr>
        <w:ind w:left="4320" w:hanging="180"/>
      </w:pPr>
    </w:lvl>
    <w:lvl w:ilvl="6" w:tplc="5A747A7C">
      <w:start w:val="1"/>
      <w:numFmt w:val="decimal"/>
      <w:lvlText w:val="%7."/>
      <w:lvlJc w:val="left"/>
      <w:pPr>
        <w:ind w:left="5040" w:hanging="360"/>
      </w:pPr>
    </w:lvl>
    <w:lvl w:ilvl="7" w:tplc="698EC8E2">
      <w:start w:val="1"/>
      <w:numFmt w:val="lowerLetter"/>
      <w:lvlText w:val="%8."/>
      <w:lvlJc w:val="left"/>
      <w:pPr>
        <w:ind w:left="5760" w:hanging="360"/>
      </w:pPr>
    </w:lvl>
    <w:lvl w:ilvl="8" w:tplc="1D9658BE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DCF41A"/>
    <w:multiLevelType w:val="hybridMultilevel"/>
    <w:tmpl w:val="83F61670"/>
    <w:lvl w:ilvl="0" w:tplc="137CE988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A41C6208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34E22A3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BE6A8F18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FC88F22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83AAAFA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BBAAF3E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F5831B0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BD3C610C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4529DB14"/>
    <w:multiLevelType w:val="hybridMultilevel"/>
    <w:tmpl w:val="3F9A567A"/>
    <w:lvl w:ilvl="0" w:tplc="0BDC57F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4361C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EC54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94AE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EE53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022D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944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F899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983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60CD6B"/>
    <w:multiLevelType w:val="hybridMultilevel"/>
    <w:tmpl w:val="9AB6A726"/>
    <w:lvl w:ilvl="0" w:tplc="E12E398E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</w:rPr>
    </w:lvl>
    <w:lvl w:ilvl="1" w:tplc="829E87F4">
      <w:start w:val="1"/>
      <w:numFmt w:val="lowerLetter"/>
      <w:lvlText w:val="%2."/>
      <w:lvlJc w:val="left"/>
      <w:pPr>
        <w:ind w:left="1440" w:hanging="360"/>
      </w:pPr>
    </w:lvl>
    <w:lvl w:ilvl="2" w:tplc="FCB2FD66">
      <w:start w:val="1"/>
      <w:numFmt w:val="lowerRoman"/>
      <w:lvlText w:val="%3."/>
      <w:lvlJc w:val="right"/>
      <w:pPr>
        <w:ind w:left="2160" w:hanging="180"/>
      </w:pPr>
    </w:lvl>
    <w:lvl w:ilvl="3" w:tplc="E5581794">
      <w:start w:val="1"/>
      <w:numFmt w:val="decimal"/>
      <w:lvlText w:val="%4."/>
      <w:lvlJc w:val="left"/>
      <w:pPr>
        <w:ind w:left="2880" w:hanging="360"/>
      </w:pPr>
    </w:lvl>
    <w:lvl w:ilvl="4" w:tplc="01DEE7C6">
      <w:start w:val="1"/>
      <w:numFmt w:val="lowerLetter"/>
      <w:lvlText w:val="%5."/>
      <w:lvlJc w:val="left"/>
      <w:pPr>
        <w:ind w:left="3600" w:hanging="360"/>
      </w:pPr>
    </w:lvl>
    <w:lvl w:ilvl="5" w:tplc="490A8238">
      <w:start w:val="1"/>
      <w:numFmt w:val="lowerRoman"/>
      <w:lvlText w:val="%6."/>
      <w:lvlJc w:val="right"/>
      <w:pPr>
        <w:ind w:left="4320" w:hanging="180"/>
      </w:pPr>
    </w:lvl>
    <w:lvl w:ilvl="6" w:tplc="00AC1098">
      <w:start w:val="1"/>
      <w:numFmt w:val="decimal"/>
      <w:lvlText w:val="%7."/>
      <w:lvlJc w:val="left"/>
      <w:pPr>
        <w:ind w:left="5040" w:hanging="360"/>
      </w:pPr>
    </w:lvl>
    <w:lvl w:ilvl="7" w:tplc="EE2A8546">
      <w:start w:val="1"/>
      <w:numFmt w:val="lowerLetter"/>
      <w:lvlText w:val="%8."/>
      <w:lvlJc w:val="left"/>
      <w:pPr>
        <w:ind w:left="5760" w:hanging="360"/>
      </w:pPr>
    </w:lvl>
    <w:lvl w:ilvl="8" w:tplc="65BEC89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C423D8"/>
    <w:multiLevelType w:val="hybridMultilevel"/>
    <w:tmpl w:val="6590B160"/>
    <w:lvl w:ilvl="0" w:tplc="1F66D50E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CA066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2492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88B9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6E24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C007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CCC2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56E9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88AE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908F21"/>
    <w:multiLevelType w:val="hybridMultilevel"/>
    <w:tmpl w:val="61FEB028"/>
    <w:lvl w:ilvl="0" w:tplc="926818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F284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9607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0E1C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3E8C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3659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D482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8E10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2C68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CE3A04"/>
    <w:multiLevelType w:val="hybridMultilevel"/>
    <w:tmpl w:val="4CAE25AE"/>
    <w:lvl w:ilvl="0" w:tplc="FACE6852">
      <w:start w:val="2"/>
      <w:numFmt w:val="decimal"/>
      <w:lvlText w:val="%1."/>
      <w:lvlJc w:val="left"/>
      <w:pPr>
        <w:ind w:left="360" w:hanging="360"/>
      </w:pPr>
      <w:rPr>
        <w:rFonts w:ascii="Arial" w:hAnsi="Arial" w:hint="default"/>
      </w:rPr>
    </w:lvl>
    <w:lvl w:ilvl="1" w:tplc="A6B4CBE0">
      <w:start w:val="1"/>
      <w:numFmt w:val="lowerLetter"/>
      <w:lvlText w:val="%2."/>
      <w:lvlJc w:val="left"/>
      <w:pPr>
        <w:ind w:left="1440" w:hanging="360"/>
      </w:pPr>
    </w:lvl>
    <w:lvl w:ilvl="2" w:tplc="F3709C24">
      <w:start w:val="1"/>
      <w:numFmt w:val="lowerRoman"/>
      <w:lvlText w:val="%3."/>
      <w:lvlJc w:val="right"/>
      <w:pPr>
        <w:ind w:left="2160" w:hanging="180"/>
      </w:pPr>
    </w:lvl>
    <w:lvl w:ilvl="3" w:tplc="A448CB52">
      <w:start w:val="1"/>
      <w:numFmt w:val="decimal"/>
      <w:lvlText w:val="%4."/>
      <w:lvlJc w:val="left"/>
      <w:pPr>
        <w:ind w:left="2880" w:hanging="360"/>
      </w:pPr>
    </w:lvl>
    <w:lvl w:ilvl="4" w:tplc="9A06513C">
      <w:start w:val="1"/>
      <w:numFmt w:val="lowerLetter"/>
      <w:lvlText w:val="%5."/>
      <w:lvlJc w:val="left"/>
      <w:pPr>
        <w:ind w:left="3600" w:hanging="360"/>
      </w:pPr>
    </w:lvl>
    <w:lvl w:ilvl="5" w:tplc="D08E8B2E">
      <w:start w:val="1"/>
      <w:numFmt w:val="lowerRoman"/>
      <w:lvlText w:val="%6."/>
      <w:lvlJc w:val="right"/>
      <w:pPr>
        <w:ind w:left="4320" w:hanging="180"/>
      </w:pPr>
    </w:lvl>
    <w:lvl w:ilvl="6" w:tplc="F746DF7E">
      <w:start w:val="1"/>
      <w:numFmt w:val="decimal"/>
      <w:lvlText w:val="%7."/>
      <w:lvlJc w:val="left"/>
      <w:pPr>
        <w:ind w:left="5040" w:hanging="360"/>
      </w:pPr>
    </w:lvl>
    <w:lvl w:ilvl="7" w:tplc="A0567832">
      <w:start w:val="1"/>
      <w:numFmt w:val="lowerLetter"/>
      <w:lvlText w:val="%8."/>
      <w:lvlJc w:val="left"/>
      <w:pPr>
        <w:ind w:left="5760" w:hanging="360"/>
      </w:pPr>
    </w:lvl>
    <w:lvl w:ilvl="8" w:tplc="7440444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4DD9C7"/>
    <w:multiLevelType w:val="hybridMultilevel"/>
    <w:tmpl w:val="DA463C52"/>
    <w:lvl w:ilvl="0" w:tplc="7884D1AE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8D7A15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1A41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78ED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9688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CA86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5834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348B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6E40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2D273B"/>
    <w:multiLevelType w:val="hybridMultilevel"/>
    <w:tmpl w:val="BFE401F0"/>
    <w:lvl w:ilvl="0" w:tplc="B678A776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3CE63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8C36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A42E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880A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7880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0C63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9AAE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DC2B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591556"/>
    <w:multiLevelType w:val="multilevel"/>
    <w:tmpl w:val="6D283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E137D9E"/>
    <w:multiLevelType w:val="multilevel"/>
    <w:tmpl w:val="E8B88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F5B4B07"/>
    <w:multiLevelType w:val="hybridMultilevel"/>
    <w:tmpl w:val="EE0C042C"/>
    <w:lvl w:ilvl="0" w:tplc="76D8C536">
      <w:start w:val="1"/>
      <w:numFmt w:val="bullet"/>
      <w:lvlText w:val=""/>
      <w:lvlJc w:val="left"/>
      <w:pPr>
        <w:ind w:left="1236" w:hanging="360"/>
      </w:pPr>
      <w:rPr>
        <w:rFonts w:ascii="Symbol" w:hAnsi="Symbol" w:hint="default"/>
      </w:rPr>
    </w:lvl>
    <w:lvl w:ilvl="1" w:tplc="5A083F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7835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647B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BACF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3031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CAD5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506F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C4B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C82860"/>
    <w:multiLevelType w:val="hybridMultilevel"/>
    <w:tmpl w:val="FA60DC92"/>
    <w:lvl w:ilvl="0" w:tplc="909AF6CA">
      <w:start w:val="2"/>
      <w:numFmt w:val="lowerLetter"/>
      <w:lvlText w:val="%1."/>
      <w:lvlJc w:val="left"/>
      <w:pPr>
        <w:ind w:left="720" w:hanging="360"/>
      </w:pPr>
      <w:rPr>
        <w:rFonts w:ascii="Arial" w:hAnsi="Arial" w:hint="default"/>
      </w:rPr>
    </w:lvl>
    <w:lvl w:ilvl="1" w:tplc="33FA8374">
      <w:start w:val="1"/>
      <w:numFmt w:val="lowerLetter"/>
      <w:lvlText w:val="%2."/>
      <w:lvlJc w:val="left"/>
      <w:pPr>
        <w:ind w:left="1440" w:hanging="360"/>
      </w:pPr>
    </w:lvl>
    <w:lvl w:ilvl="2" w:tplc="7B9200B6">
      <w:start w:val="1"/>
      <w:numFmt w:val="lowerRoman"/>
      <w:lvlText w:val="%3."/>
      <w:lvlJc w:val="right"/>
      <w:pPr>
        <w:ind w:left="2160" w:hanging="180"/>
      </w:pPr>
    </w:lvl>
    <w:lvl w:ilvl="3" w:tplc="9E6E7C46">
      <w:start w:val="1"/>
      <w:numFmt w:val="decimal"/>
      <w:lvlText w:val="%4."/>
      <w:lvlJc w:val="left"/>
      <w:pPr>
        <w:ind w:left="2880" w:hanging="360"/>
      </w:pPr>
    </w:lvl>
    <w:lvl w:ilvl="4" w:tplc="13EC9BB8">
      <w:start w:val="1"/>
      <w:numFmt w:val="lowerLetter"/>
      <w:lvlText w:val="%5."/>
      <w:lvlJc w:val="left"/>
      <w:pPr>
        <w:ind w:left="3600" w:hanging="360"/>
      </w:pPr>
    </w:lvl>
    <w:lvl w:ilvl="5" w:tplc="7B6A33D8">
      <w:start w:val="1"/>
      <w:numFmt w:val="lowerRoman"/>
      <w:lvlText w:val="%6."/>
      <w:lvlJc w:val="right"/>
      <w:pPr>
        <w:ind w:left="4320" w:hanging="180"/>
      </w:pPr>
    </w:lvl>
    <w:lvl w:ilvl="6" w:tplc="7624D058">
      <w:start w:val="1"/>
      <w:numFmt w:val="decimal"/>
      <w:lvlText w:val="%7."/>
      <w:lvlJc w:val="left"/>
      <w:pPr>
        <w:ind w:left="5040" w:hanging="360"/>
      </w:pPr>
    </w:lvl>
    <w:lvl w:ilvl="7" w:tplc="5AD29388">
      <w:start w:val="1"/>
      <w:numFmt w:val="lowerLetter"/>
      <w:lvlText w:val="%8."/>
      <w:lvlJc w:val="left"/>
      <w:pPr>
        <w:ind w:left="5760" w:hanging="360"/>
      </w:pPr>
    </w:lvl>
    <w:lvl w:ilvl="8" w:tplc="43B02212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224041"/>
    <w:multiLevelType w:val="hybridMultilevel"/>
    <w:tmpl w:val="AB8EF3D2"/>
    <w:lvl w:ilvl="0" w:tplc="5E2A0F52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256E2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EE1B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0CE2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F434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0EBB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4230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F466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74DF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BEBBE3"/>
    <w:multiLevelType w:val="hybridMultilevel"/>
    <w:tmpl w:val="81D685B8"/>
    <w:lvl w:ilvl="0" w:tplc="4A0C3FA8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A4BC2B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D206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ECBA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4086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5C28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9CB6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5689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144B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124AA7"/>
    <w:multiLevelType w:val="multilevel"/>
    <w:tmpl w:val="75548AC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6" w15:restartNumberingAfterBreak="0">
    <w:nsid w:val="624C5A2D"/>
    <w:multiLevelType w:val="hybridMultilevel"/>
    <w:tmpl w:val="B276E4E2"/>
    <w:lvl w:ilvl="0" w:tplc="37FAF84C">
      <w:start w:val="1"/>
      <w:numFmt w:val="decimal"/>
      <w:pStyle w:val="Ttulo4"/>
      <w:lvlText w:val="%1."/>
      <w:lvlJc w:val="left"/>
      <w:pPr>
        <w:ind w:left="34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762958"/>
    <w:multiLevelType w:val="hybridMultilevel"/>
    <w:tmpl w:val="9A9AB5F6"/>
    <w:lvl w:ilvl="0" w:tplc="441431E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E4123822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E17CD31C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7374B08A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52467F0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FCBA35A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B568CAAA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5BA66AFA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908018AC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66905DF8"/>
    <w:multiLevelType w:val="multilevel"/>
    <w:tmpl w:val="7C461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7911AE5"/>
    <w:multiLevelType w:val="hybridMultilevel"/>
    <w:tmpl w:val="AFCCC5DA"/>
    <w:lvl w:ilvl="0" w:tplc="C2FE43AA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6520E3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E439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8CD8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B224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E659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9682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B80B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D8DB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A5EB2B"/>
    <w:multiLevelType w:val="hybridMultilevel"/>
    <w:tmpl w:val="4772406E"/>
    <w:lvl w:ilvl="0" w:tplc="2730B546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F60A94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D4B9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1248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7EEE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346C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4836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6ACF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8E51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1AC0C0"/>
    <w:multiLevelType w:val="hybridMultilevel"/>
    <w:tmpl w:val="EEB65496"/>
    <w:lvl w:ilvl="0" w:tplc="84FADE20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F2264D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F879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FE2C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AE0D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1C57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0038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22B0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CE3C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8464359">
    <w:abstractNumId w:val="22"/>
  </w:num>
  <w:num w:numId="2" w16cid:durableId="655960653">
    <w:abstractNumId w:val="19"/>
  </w:num>
  <w:num w:numId="3" w16cid:durableId="1216428472">
    <w:abstractNumId w:val="37"/>
  </w:num>
  <w:num w:numId="4" w16cid:durableId="147022202">
    <w:abstractNumId w:val="25"/>
  </w:num>
  <w:num w:numId="5" w16cid:durableId="1212230834">
    <w:abstractNumId w:val="1"/>
  </w:num>
  <w:num w:numId="6" w16cid:durableId="944456885">
    <w:abstractNumId w:val="17"/>
  </w:num>
  <w:num w:numId="7" w16cid:durableId="583105867">
    <w:abstractNumId w:val="31"/>
  </w:num>
  <w:num w:numId="8" w16cid:durableId="1469009261">
    <w:abstractNumId w:val="9"/>
  </w:num>
  <w:num w:numId="9" w16cid:durableId="1110705553">
    <w:abstractNumId w:val="3"/>
  </w:num>
  <w:num w:numId="10" w16cid:durableId="1557157083">
    <w:abstractNumId w:val="15"/>
  </w:num>
  <w:num w:numId="11" w16cid:durableId="1257976483">
    <w:abstractNumId w:val="0"/>
  </w:num>
  <w:num w:numId="12" w16cid:durableId="745302773">
    <w:abstractNumId w:val="5"/>
  </w:num>
  <w:num w:numId="13" w16cid:durableId="858158722">
    <w:abstractNumId w:val="21"/>
  </w:num>
  <w:num w:numId="14" w16cid:durableId="969016846">
    <w:abstractNumId w:val="40"/>
  </w:num>
  <w:num w:numId="15" w16cid:durableId="1689023051">
    <w:abstractNumId w:val="41"/>
  </w:num>
  <w:num w:numId="16" w16cid:durableId="1841583051">
    <w:abstractNumId w:val="2"/>
  </w:num>
  <w:num w:numId="17" w16cid:durableId="1944336763">
    <w:abstractNumId w:val="18"/>
  </w:num>
  <w:num w:numId="18" w16cid:durableId="595016291">
    <w:abstractNumId w:val="33"/>
  </w:num>
  <w:num w:numId="19" w16cid:durableId="48653637">
    <w:abstractNumId w:val="32"/>
  </w:num>
  <w:num w:numId="20" w16cid:durableId="1719697014">
    <w:abstractNumId w:val="20"/>
  </w:num>
  <w:num w:numId="21" w16cid:durableId="351759281">
    <w:abstractNumId w:val="16"/>
  </w:num>
  <w:num w:numId="22" w16cid:durableId="861864405">
    <w:abstractNumId w:val="26"/>
  </w:num>
  <w:num w:numId="23" w16cid:durableId="1842238657">
    <w:abstractNumId w:val="8"/>
  </w:num>
  <w:num w:numId="24" w16cid:durableId="933778451">
    <w:abstractNumId w:val="23"/>
  </w:num>
  <w:num w:numId="25" w16cid:durableId="1978878273">
    <w:abstractNumId w:val="4"/>
  </w:num>
  <w:num w:numId="26" w16cid:durableId="1984767919">
    <w:abstractNumId w:val="10"/>
  </w:num>
  <w:num w:numId="27" w16cid:durableId="1490172154">
    <w:abstractNumId w:val="39"/>
  </w:num>
  <w:num w:numId="28" w16cid:durableId="1664355421">
    <w:abstractNumId w:val="27"/>
  </w:num>
  <w:num w:numId="29" w16cid:durableId="1482772260">
    <w:abstractNumId w:val="28"/>
  </w:num>
  <w:num w:numId="30" w16cid:durableId="440957186">
    <w:abstractNumId w:val="34"/>
  </w:num>
  <w:num w:numId="31" w16cid:durableId="463472361">
    <w:abstractNumId w:val="24"/>
  </w:num>
  <w:num w:numId="32" w16cid:durableId="72095218">
    <w:abstractNumId w:val="14"/>
  </w:num>
  <w:num w:numId="33" w16cid:durableId="575480762">
    <w:abstractNumId w:val="36"/>
  </w:num>
  <w:num w:numId="34" w16cid:durableId="766510034">
    <w:abstractNumId w:val="6"/>
  </w:num>
  <w:num w:numId="35" w16cid:durableId="1296133931">
    <w:abstractNumId w:val="13"/>
  </w:num>
  <w:num w:numId="36" w16cid:durableId="751590362">
    <w:abstractNumId w:val="30"/>
  </w:num>
  <w:num w:numId="37" w16cid:durableId="1931700615">
    <w:abstractNumId w:val="12"/>
  </w:num>
  <w:num w:numId="38" w16cid:durableId="2097945263">
    <w:abstractNumId w:val="7"/>
  </w:num>
  <w:num w:numId="39" w16cid:durableId="612975655">
    <w:abstractNumId w:val="29"/>
  </w:num>
  <w:num w:numId="40" w16cid:durableId="640615070">
    <w:abstractNumId w:val="35"/>
  </w:num>
  <w:num w:numId="41" w16cid:durableId="468598395">
    <w:abstractNumId w:val="38"/>
  </w:num>
  <w:num w:numId="42" w16cid:durableId="531697526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julimar8a">
    <w15:presenceInfo w15:providerId="AD" w15:userId="S::julimar8a_hotmail.com#ext#@minceturgobpe.onmicrosoft.com::e9ae4214-0f9d-4e2e-8e0b-5fb2d4f5b0bd"/>
  </w15:person>
  <w15:person w15:author="servicios_dvucept04">
    <w15:presenceInfo w15:providerId="AD" w15:userId="S::servicios_dvucept04@mincetur.gob.pe::61df3321-87bb-4e1e-907d-be4132418a01"/>
  </w15:person>
  <w15:person w15:author="Martín Andrés Gutiérrez López">
    <w15:presenceInfo w15:providerId="AD" w15:userId="S::martingutierrez@ipfcom.org::0e49d401-d72e-4a48-baa8-17ede5daa0a6"/>
  </w15:person>
  <w15:person w15:author="Gerardo Ezequiel Saz Garcia">
    <w15:presenceInfo w15:providerId="AD" w15:userId="S::gsaz@mincetur.gob.pe::60d50131-ffd2-4426-8fb1-bd8e050f17c0"/>
  </w15:person>
  <w15:person w15:author="365 Pro Plus">
    <w15:presenceInfo w15:providerId="AD" w15:userId="S::er699@365mspro.com::a4a7913a-1198-4c74-aaa6-23c4e7c8b7a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trackRevision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24F"/>
    <w:rsid w:val="00003EF9"/>
    <w:rsid w:val="00063234"/>
    <w:rsid w:val="000655F3"/>
    <w:rsid w:val="00070FB5"/>
    <w:rsid w:val="000776C2"/>
    <w:rsid w:val="000838EF"/>
    <w:rsid w:val="000965F6"/>
    <w:rsid w:val="000B072C"/>
    <w:rsid w:val="000C628D"/>
    <w:rsid w:val="000F56DA"/>
    <w:rsid w:val="00110AC2"/>
    <w:rsid w:val="0011579B"/>
    <w:rsid w:val="00120D34"/>
    <w:rsid w:val="00151E18"/>
    <w:rsid w:val="00153E39"/>
    <w:rsid w:val="00155D40"/>
    <w:rsid w:val="0018544A"/>
    <w:rsid w:val="0018668C"/>
    <w:rsid w:val="00191682"/>
    <w:rsid w:val="00195841"/>
    <w:rsid w:val="001A406F"/>
    <w:rsid w:val="001A657F"/>
    <w:rsid w:val="001C15A0"/>
    <w:rsid w:val="001E449F"/>
    <w:rsid w:val="001F2EB9"/>
    <w:rsid w:val="002465D6"/>
    <w:rsid w:val="0026032D"/>
    <w:rsid w:val="0027C723"/>
    <w:rsid w:val="002A543C"/>
    <w:rsid w:val="002F5E99"/>
    <w:rsid w:val="00334645"/>
    <w:rsid w:val="003351B8"/>
    <w:rsid w:val="003A169B"/>
    <w:rsid w:val="00422A14"/>
    <w:rsid w:val="00433121"/>
    <w:rsid w:val="00437313"/>
    <w:rsid w:val="004605C5"/>
    <w:rsid w:val="004C4473"/>
    <w:rsid w:val="004C53A9"/>
    <w:rsid w:val="004D6133"/>
    <w:rsid w:val="00513707"/>
    <w:rsid w:val="00522D66"/>
    <w:rsid w:val="005319A6"/>
    <w:rsid w:val="00531CCC"/>
    <w:rsid w:val="00543961"/>
    <w:rsid w:val="005A1E51"/>
    <w:rsid w:val="005A38D0"/>
    <w:rsid w:val="005D7287"/>
    <w:rsid w:val="005F7C95"/>
    <w:rsid w:val="00621811"/>
    <w:rsid w:val="0063279F"/>
    <w:rsid w:val="00633ABB"/>
    <w:rsid w:val="00685EBE"/>
    <w:rsid w:val="0068724F"/>
    <w:rsid w:val="006B1318"/>
    <w:rsid w:val="006B3028"/>
    <w:rsid w:val="006D538A"/>
    <w:rsid w:val="006E0758"/>
    <w:rsid w:val="0071134C"/>
    <w:rsid w:val="007121E1"/>
    <w:rsid w:val="00793BF0"/>
    <w:rsid w:val="007B6F13"/>
    <w:rsid w:val="007E0356"/>
    <w:rsid w:val="007E1650"/>
    <w:rsid w:val="008224E9"/>
    <w:rsid w:val="00840083"/>
    <w:rsid w:val="00872AE9"/>
    <w:rsid w:val="008A6F54"/>
    <w:rsid w:val="008C4478"/>
    <w:rsid w:val="008C468B"/>
    <w:rsid w:val="008C47C5"/>
    <w:rsid w:val="008C5834"/>
    <w:rsid w:val="008E66D7"/>
    <w:rsid w:val="009155F4"/>
    <w:rsid w:val="009341AF"/>
    <w:rsid w:val="009433F4"/>
    <w:rsid w:val="00982B91"/>
    <w:rsid w:val="00997E08"/>
    <w:rsid w:val="00997EC1"/>
    <w:rsid w:val="009A598C"/>
    <w:rsid w:val="009B3D84"/>
    <w:rsid w:val="009D45CE"/>
    <w:rsid w:val="009D56F5"/>
    <w:rsid w:val="00A10B77"/>
    <w:rsid w:val="00A152ED"/>
    <w:rsid w:val="00A60243"/>
    <w:rsid w:val="00A7043A"/>
    <w:rsid w:val="00A826C7"/>
    <w:rsid w:val="00AB0E24"/>
    <w:rsid w:val="00AE0EDD"/>
    <w:rsid w:val="00B22D0D"/>
    <w:rsid w:val="00B24F44"/>
    <w:rsid w:val="00B35D8C"/>
    <w:rsid w:val="00B37903"/>
    <w:rsid w:val="00B45A53"/>
    <w:rsid w:val="00B47168"/>
    <w:rsid w:val="00B544BC"/>
    <w:rsid w:val="00B5612E"/>
    <w:rsid w:val="00B72862"/>
    <w:rsid w:val="00BD4FFB"/>
    <w:rsid w:val="00C3366C"/>
    <w:rsid w:val="00C37BBA"/>
    <w:rsid w:val="00C56CF0"/>
    <w:rsid w:val="00C61F8C"/>
    <w:rsid w:val="00C6440F"/>
    <w:rsid w:val="00C729B7"/>
    <w:rsid w:val="00C92816"/>
    <w:rsid w:val="00C97522"/>
    <w:rsid w:val="00CC221A"/>
    <w:rsid w:val="00D525D0"/>
    <w:rsid w:val="00D6440E"/>
    <w:rsid w:val="00D915E5"/>
    <w:rsid w:val="00DC641D"/>
    <w:rsid w:val="00DD3D38"/>
    <w:rsid w:val="00DE31FE"/>
    <w:rsid w:val="00DF44D6"/>
    <w:rsid w:val="00E07FAF"/>
    <w:rsid w:val="00E181FA"/>
    <w:rsid w:val="00E47464"/>
    <w:rsid w:val="00E53E0F"/>
    <w:rsid w:val="00E7633B"/>
    <w:rsid w:val="00E97F4D"/>
    <w:rsid w:val="00EC1E57"/>
    <w:rsid w:val="00EC3E97"/>
    <w:rsid w:val="00EE686C"/>
    <w:rsid w:val="00EF0BCB"/>
    <w:rsid w:val="00EF109D"/>
    <w:rsid w:val="00F26926"/>
    <w:rsid w:val="00F35435"/>
    <w:rsid w:val="00F4021A"/>
    <w:rsid w:val="00F73333"/>
    <w:rsid w:val="00FD58CE"/>
    <w:rsid w:val="00FE0D1A"/>
    <w:rsid w:val="00FE757D"/>
    <w:rsid w:val="0119C812"/>
    <w:rsid w:val="01663E7D"/>
    <w:rsid w:val="01856750"/>
    <w:rsid w:val="019C0F5A"/>
    <w:rsid w:val="01BB9A88"/>
    <w:rsid w:val="01CC3166"/>
    <w:rsid w:val="02075F67"/>
    <w:rsid w:val="02336C5D"/>
    <w:rsid w:val="02369E23"/>
    <w:rsid w:val="02999686"/>
    <w:rsid w:val="02BB463B"/>
    <w:rsid w:val="02E2E19B"/>
    <w:rsid w:val="02FDA276"/>
    <w:rsid w:val="03243EED"/>
    <w:rsid w:val="0327BEF7"/>
    <w:rsid w:val="035C8965"/>
    <w:rsid w:val="036B89F2"/>
    <w:rsid w:val="03716CE9"/>
    <w:rsid w:val="03C6F529"/>
    <w:rsid w:val="03EEBF88"/>
    <w:rsid w:val="04002024"/>
    <w:rsid w:val="0443837C"/>
    <w:rsid w:val="045F4CE5"/>
    <w:rsid w:val="04A0FB06"/>
    <w:rsid w:val="04F88136"/>
    <w:rsid w:val="05169F44"/>
    <w:rsid w:val="052E3950"/>
    <w:rsid w:val="05CE57E8"/>
    <w:rsid w:val="05FB1D46"/>
    <w:rsid w:val="06492692"/>
    <w:rsid w:val="06A5370C"/>
    <w:rsid w:val="06A64250"/>
    <w:rsid w:val="06AB183A"/>
    <w:rsid w:val="06D11236"/>
    <w:rsid w:val="06D5BA10"/>
    <w:rsid w:val="06D96BEA"/>
    <w:rsid w:val="075C2DB2"/>
    <w:rsid w:val="07961208"/>
    <w:rsid w:val="08035ED2"/>
    <w:rsid w:val="0835DC2B"/>
    <w:rsid w:val="084E00B7"/>
    <w:rsid w:val="08810C19"/>
    <w:rsid w:val="08867722"/>
    <w:rsid w:val="08C230AB"/>
    <w:rsid w:val="08D6121C"/>
    <w:rsid w:val="091ADA83"/>
    <w:rsid w:val="0932BE08"/>
    <w:rsid w:val="09AC8DAE"/>
    <w:rsid w:val="09E0AE6D"/>
    <w:rsid w:val="09EB199B"/>
    <w:rsid w:val="0A16134C"/>
    <w:rsid w:val="0A3F7E33"/>
    <w:rsid w:val="0A830A7E"/>
    <w:rsid w:val="0A9B2A7A"/>
    <w:rsid w:val="0ABA8673"/>
    <w:rsid w:val="0AC2A86C"/>
    <w:rsid w:val="0B21CFAC"/>
    <w:rsid w:val="0B6CF9CA"/>
    <w:rsid w:val="0B6ED4EC"/>
    <w:rsid w:val="0BB8ACDB"/>
    <w:rsid w:val="0BD38C33"/>
    <w:rsid w:val="0BD4470D"/>
    <w:rsid w:val="0C4E7EAE"/>
    <w:rsid w:val="0CA3159D"/>
    <w:rsid w:val="0D10B7B1"/>
    <w:rsid w:val="0D126C38"/>
    <w:rsid w:val="0D6E4EFA"/>
    <w:rsid w:val="0D8765B5"/>
    <w:rsid w:val="0DE07FFE"/>
    <w:rsid w:val="0DE6A71C"/>
    <w:rsid w:val="0E1046C5"/>
    <w:rsid w:val="0E41563E"/>
    <w:rsid w:val="0E654FE9"/>
    <w:rsid w:val="0E6FAB97"/>
    <w:rsid w:val="0E819D00"/>
    <w:rsid w:val="0F7334E4"/>
    <w:rsid w:val="10346CDF"/>
    <w:rsid w:val="103662C7"/>
    <w:rsid w:val="10547841"/>
    <w:rsid w:val="107536F4"/>
    <w:rsid w:val="11041F88"/>
    <w:rsid w:val="110B4E17"/>
    <w:rsid w:val="110CC40B"/>
    <w:rsid w:val="1140CD8B"/>
    <w:rsid w:val="119BABE5"/>
    <w:rsid w:val="11CEA253"/>
    <w:rsid w:val="11CF3EF1"/>
    <w:rsid w:val="11ECEF42"/>
    <w:rsid w:val="11F56137"/>
    <w:rsid w:val="12600405"/>
    <w:rsid w:val="1271999C"/>
    <w:rsid w:val="12A36A68"/>
    <w:rsid w:val="12CFFE41"/>
    <w:rsid w:val="12EE9DA5"/>
    <w:rsid w:val="13275C83"/>
    <w:rsid w:val="134084E0"/>
    <w:rsid w:val="13B8C926"/>
    <w:rsid w:val="13F9F463"/>
    <w:rsid w:val="1426A13B"/>
    <w:rsid w:val="14349989"/>
    <w:rsid w:val="146CE119"/>
    <w:rsid w:val="14B9A825"/>
    <w:rsid w:val="150674EA"/>
    <w:rsid w:val="152DB23D"/>
    <w:rsid w:val="152FBA28"/>
    <w:rsid w:val="15397773"/>
    <w:rsid w:val="15586BE4"/>
    <w:rsid w:val="15C46E7C"/>
    <w:rsid w:val="1656A444"/>
    <w:rsid w:val="167F8959"/>
    <w:rsid w:val="16C13C04"/>
    <w:rsid w:val="16E23999"/>
    <w:rsid w:val="16FBC575"/>
    <w:rsid w:val="17E9845D"/>
    <w:rsid w:val="180FA660"/>
    <w:rsid w:val="1820EC2B"/>
    <w:rsid w:val="185D153B"/>
    <w:rsid w:val="186552FF"/>
    <w:rsid w:val="190095B9"/>
    <w:rsid w:val="192FB975"/>
    <w:rsid w:val="19508412"/>
    <w:rsid w:val="195E4969"/>
    <w:rsid w:val="198EF09E"/>
    <w:rsid w:val="19E6203A"/>
    <w:rsid w:val="19F12B0D"/>
    <w:rsid w:val="19F88893"/>
    <w:rsid w:val="1A02950C"/>
    <w:rsid w:val="1A2FF830"/>
    <w:rsid w:val="1AAD69E9"/>
    <w:rsid w:val="1AC71240"/>
    <w:rsid w:val="1ADC229D"/>
    <w:rsid w:val="1B1ED825"/>
    <w:rsid w:val="1B5CF8DA"/>
    <w:rsid w:val="1B67E7C9"/>
    <w:rsid w:val="1B880092"/>
    <w:rsid w:val="1BBCC0ED"/>
    <w:rsid w:val="1BCBC891"/>
    <w:rsid w:val="1C416946"/>
    <w:rsid w:val="1C80C3D7"/>
    <w:rsid w:val="1C905BF4"/>
    <w:rsid w:val="1D59129B"/>
    <w:rsid w:val="1DC7348C"/>
    <w:rsid w:val="1DFC2F94"/>
    <w:rsid w:val="1E3F0CE3"/>
    <w:rsid w:val="1EC2ABDC"/>
    <w:rsid w:val="1F675B4A"/>
    <w:rsid w:val="1FA80FB3"/>
    <w:rsid w:val="1FD5A40C"/>
    <w:rsid w:val="203EBAB6"/>
    <w:rsid w:val="208BA7C4"/>
    <w:rsid w:val="208D5A59"/>
    <w:rsid w:val="20F469B1"/>
    <w:rsid w:val="212EA931"/>
    <w:rsid w:val="21438BDF"/>
    <w:rsid w:val="22352135"/>
    <w:rsid w:val="2390AE49"/>
    <w:rsid w:val="239AFF02"/>
    <w:rsid w:val="23A4AF81"/>
    <w:rsid w:val="23CE12BC"/>
    <w:rsid w:val="24797EE1"/>
    <w:rsid w:val="24D1851C"/>
    <w:rsid w:val="24F7B88A"/>
    <w:rsid w:val="25339E22"/>
    <w:rsid w:val="2541F7CE"/>
    <w:rsid w:val="25A313DA"/>
    <w:rsid w:val="25A76CF0"/>
    <w:rsid w:val="25C898B5"/>
    <w:rsid w:val="25CD13A1"/>
    <w:rsid w:val="26074179"/>
    <w:rsid w:val="26762EE9"/>
    <w:rsid w:val="26AA5145"/>
    <w:rsid w:val="26D83889"/>
    <w:rsid w:val="2729F719"/>
    <w:rsid w:val="279E5D63"/>
    <w:rsid w:val="27A85857"/>
    <w:rsid w:val="27BC7770"/>
    <w:rsid w:val="27CAA023"/>
    <w:rsid w:val="286E0B7E"/>
    <w:rsid w:val="28BCE0FE"/>
    <w:rsid w:val="28F6DE4D"/>
    <w:rsid w:val="28F7640C"/>
    <w:rsid w:val="28FAC02D"/>
    <w:rsid w:val="29210567"/>
    <w:rsid w:val="296981DD"/>
    <w:rsid w:val="29A4AF81"/>
    <w:rsid w:val="29ACABDE"/>
    <w:rsid w:val="29BD4F43"/>
    <w:rsid w:val="29E70D13"/>
    <w:rsid w:val="2A15F0FC"/>
    <w:rsid w:val="2AA68F67"/>
    <w:rsid w:val="2B2723DA"/>
    <w:rsid w:val="2B5252A8"/>
    <w:rsid w:val="2BC8C3FE"/>
    <w:rsid w:val="2BDAFAB7"/>
    <w:rsid w:val="2BED2B91"/>
    <w:rsid w:val="2C445FCD"/>
    <w:rsid w:val="2C88554C"/>
    <w:rsid w:val="2CA0BC17"/>
    <w:rsid w:val="2D3233BA"/>
    <w:rsid w:val="2D4D91BE"/>
    <w:rsid w:val="2DAA5ED2"/>
    <w:rsid w:val="2DC20F27"/>
    <w:rsid w:val="2E3A88C3"/>
    <w:rsid w:val="2E432578"/>
    <w:rsid w:val="2E9906DC"/>
    <w:rsid w:val="2ED51C47"/>
    <w:rsid w:val="2ED9C84E"/>
    <w:rsid w:val="2F0D1155"/>
    <w:rsid w:val="2F7EE45D"/>
    <w:rsid w:val="2F9A41DF"/>
    <w:rsid w:val="2FBA6702"/>
    <w:rsid w:val="300931E1"/>
    <w:rsid w:val="303356D8"/>
    <w:rsid w:val="3067B8DA"/>
    <w:rsid w:val="30AF92B0"/>
    <w:rsid w:val="30DC6065"/>
    <w:rsid w:val="3120BF0F"/>
    <w:rsid w:val="313D2871"/>
    <w:rsid w:val="3202C2BF"/>
    <w:rsid w:val="3244B217"/>
    <w:rsid w:val="329605B4"/>
    <w:rsid w:val="32ABC903"/>
    <w:rsid w:val="32BCF8BE"/>
    <w:rsid w:val="32F14CEB"/>
    <w:rsid w:val="3306C79A"/>
    <w:rsid w:val="332C52E1"/>
    <w:rsid w:val="3368B55D"/>
    <w:rsid w:val="336AF79A"/>
    <w:rsid w:val="34B2CD00"/>
    <w:rsid w:val="34CCD5BA"/>
    <w:rsid w:val="34D62FFB"/>
    <w:rsid w:val="35169E34"/>
    <w:rsid w:val="35EB179B"/>
    <w:rsid w:val="35FD6C10"/>
    <w:rsid w:val="366D4EFB"/>
    <w:rsid w:val="36965B06"/>
    <w:rsid w:val="36B8DC31"/>
    <w:rsid w:val="36D88861"/>
    <w:rsid w:val="3722BBF4"/>
    <w:rsid w:val="372CB152"/>
    <w:rsid w:val="38024420"/>
    <w:rsid w:val="38422D83"/>
    <w:rsid w:val="384B53C4"/>
    <w:rsid w:val="3864E7EE"/>
    <w:rsid w:val="38A3FD9C"/>
    <w:rsid w:val="390DDD49"/>
    <w:rsid w:val="396B43A2"/>
    <w:rsid w:val="39BD8081"/>
    <w:rsid w:val="39CDFBC8"/>
    <w:rsid w:val="39D4F5A4"/>
    <w:rsid w:val="39D72789"/>
    <w:rsid w:val="39F8354A"/>
    <w:rsid w:val="3A171F23"/>
    <w:rsid w:val="3A3EE334"/>
    <w:rsid w:val="3A4E0F75"/>
    <w:rsid w:val="3A55B3FB"/>
    <w:rsid w:val="3A8769D2"/>
    <w:rsid w:val="3A9CD024"/>
    <w:rsid w:val="3AA201FD"/>
    <w:rsid w:val="3AD65FCD"/>
    <w:rsid w:val="3B869887"/>
    <w:rsid w:val="3C51ADFF"/>
    <w:rsid w:val="3D231891"/>
    <w:rsid w:val="3D5E4662"/>
    <w:rsid w:val="3D7E8A86"/>
    <w:rsid w:val="3DA3DAE0"/>
    <w:rsid w:val="3DA6DB77"/>
    <w:rsid w:val="3DC5611E"/>
    <w:rsid w:val="3E2624DB"/>
    <w:rsid w:val="3E6F0588"/>
    <w:rsid w:val="3E80057A"/>
    <w:rsid w:val="3EA16CEB"/>
    <w:rsid w:val="3EC3C42D"/>
    <w:rsid w:val="3F07E39C"/>
    <w:rsid w:val="3F111EA9"/>
    <w:rsid w:val="3FBFEAAD"/>
    <w:rsid w:val="3FC0E343"/>
    <w:rsid w:val="3FD99874"/>
    <w:rsid w:val="3FE1DE73"/>
    <w:rsid w:val="3FE63B2C"/>
    <w:rsid w:val="3FF1AD8C"/>
    <w:rsid w:val="3FFB140A"/>
    <w:rsid w:val="40284BF5"/>
    <w:rsid w:val="4044E014"/>
    <w:rsid w:val="4064B447"/>
    <w:rsid w:val="40A76AF7"/>
    <w:rsid w:val="40B62B48"/>
    <w:rsid w:val="40C6C488"/>
    <w:rsid w:val="415B39C1"/>
    <w:rsid w:val="42497864"/>
    <w:rsid w:val="42609DAB"/>
    <w:rsid w:val="42704E0A"/>
    <w:rsid w:val="4295AF68"/>
    <w:rsid w:val="42EFF3F1"/>
    <w:rsid w:val="4341745D"/>
    <w:rsid w:val="43587E98"/>
    <w:rsid w:val="4435AF32"/>
    <w:rsid w:val="445B9296"/>
    <w:rsid w:val="446D5578"/>
    <w:rsid w:val="44EF6915"/>
    <w:rsid w:val="46593556"/>
    <w:rsid w:val="4690D250"/>
    <w:rsid w:val="469D0A85"/>
    <w:rsid w:val="46B1E4C4"/>
    <w:rsid w:val="472DA4F4"/>
    <w:rsid w:val="479F368C"/>
    <w:rsid w:val="47C5199B"/>
    <w:rsid w:val="48192FBF"/>
    <w:rsid w:val="4852934E"/>
    <w:rsid w:val="4900589B"/>
    <w:rsid w:val="49241269"/>
    <w:rsid w:val="495E572D"/>
    <w:rsid w:val="499140A9"/>
    <w:rsid w:val="49A07D58"/>
    <w:rsid w:val="49A5C01E"/>
    <w:rsid w:val="49C92B81"/>
    <w:rsid w:val="4A52F5F4"/>
    <w:rsid w:val="4A5A0E99"/>
    <w:rsid w:val="4A79BDE6"/>
    <w:rsid w:val="4ABD1E7C"/>
    <w:rsid w:val="4B3C4DB9"/>
    <w:rsid w:val="4B4B9052"/>
    <w:rsid w:val="4B679334"/>
    <w:rsid w:val="4C420AC5"/>
    <w:rsid w:val="4C6B7277"/>
    <w:rsid w:val="4C9E6E70"/>
    <w:rsid w:val="4CA07844"/>
    <w:rsid w:val="4CA8BEDE"/>
    <w:rsid w:val="4D0C20D0"/>
    <w:rsid w:val="4DAF1BCB"/>
    <w:rsid w:val="4DD3C9BE"/>
    <w:rsid w:val="4DD53B6A"/>
    <w:rsid w:val="4E4B1EDE"/>
    <w:rsid w:val="4E682D1F"/>
    <w:rsid w:val="4E7989D6"/>
    <w:rsid w:val="4E8010A4"/>
    <w:rsid w:val="4FBC64CD"/>
    <w:rsid w:val="4FDDD84B"/>
    <w:rsid w:val="50002CCC"/>
    <w:rsid w:val="500AE8EA"/>
    <w:rsid w:val="50215A8F"/>
    <w:rsid w:val="50BDDEAE"/>
    <w:rsid w:val="5106770C"/>
    <w:rsid w:val="5134AE6E"/>
    <w:rsid w:val="518747D6"/>
    <w:rsid w:val="5189B043"/>
    <w:rsid w:val="518E0136"/>
    <w:rsid w:val="5194E6FC"/>
    <w:rsid w:val="51C28D44"/>
    <w:rsid w:val="51D226F6"/>
    <w:rsid w:val="5216D224"/>
    <w:rsid w:val="52647999"/>
    <w:rsid w:val="52E8EA65"/>
    <w:rsid w:val="530FB9C8"/>
    <w:rsid w:val="5330A32D"/>
    <w:rsid w:val="535E39E7"/>
    <w:rsid w:val="53BEB7A2"/>
    <w:rsid w:val="53D57787"/>
    <w:rsid w:val="53DEEBE9"/>
    <w:rsid w:val="540B52B7"/>
    <w:rsid w:val="5465364E"/>
    <w:rsid w:val="55CF2C18"/>
    <w:rsid w:val="56E08578"/>
    <w:rsid w:val="56ED2574"/>
    <w:rsid w:val="56FF9C18"/>
    <w:rsid w:val="5714A389"/>
    <w:rsid w:val="57FAB88B"/>
    <w:rsid w:val="5801A864"/>
    <w:rsid w:val="581A4655"/>
    <w:rsid w:val="5889BF89"/>
    <w:rsid w:val="58D19F7B"/>
    <w:rsid w:val="5941E280"/>
    <w:rsid w:val="599D78C5"/>
    <w:rsid w:val="59A6D41D"/>
    <w:rsid w:val="59F1F0CB"/>
    <w:rsid w:val="5A4FF3D5"/>
    <w:rsid w:val="5B4F2FF7"/>
    <w:rsid w:val="5B8AF339"/>
    <w:rsid w:val="5BD4DE3B"/>
    <w:rsid w:val="5BFF6D33"/>
    <w:rsid w:val="5C4F062A"/>
    <w:rsid w:val="5CA18CFB"/>
    <w:rsid w:val="5D66E0CC"/>
    <w:rsid w:val="5D75209E"/>
    <w:rsid w:val="5DD2F414"/>
    <w:rsid w:val="5E21812D"/>
    <w:rsid w:val="5E49DF46"/>
    <w:rsid w:val="5E6D10C3"/>
    <w:rsid w:val="5E8DA4D8"/>
    <w:rsid w:val="5EBE0D3F"/>
    <w:rsid w:val="5EC0E3F4"/>
    <w:rsid w:val="5ED3B499"/>
    <w:rsid w:val="5EE3612A"/>
    <w:rsid w:val="5F266C7F"/>
    <w:rsid w:val="5F27A372"/>
    <w:rsid w:val="5F824B1E"/>
    <w:rsid w:val="5FA9E2AC"/>
    <w:rsid w:val="5FC76E07"/>
    <w:rsid w:val="60250779"/>
    <w:rsid w:val="60A1B9A1"/>
    <w:rsid w:val="60F372BE"/>
    <w:rsid w:val="61024DE4"/>
    <w:rsid w:val="618A4E74"/>
    <w:rsid w:val="618BEF17"/>
    <w:rsid w:val="61988CE3"/>
    <w:rsid w:val="61B2DC3F"/>
    <w:rsid w:val="620889BD"/>
    <w:rsid w:val="625B05BA"/>
    <w:rsid w:val="628CA65D"/>
    <w:rsid w:val="62E19FA8"/>
    <w:rsid w:val="63A21EF4"/>
    <w:rsid w:val="6404C972"/>
    <w:rsid w:val="642CB684"/>
    <w:rsid w:val="6435495E"/>
    <w:rsid w:val="6435579D"/>
    <w:rsid w:val="646911DC"/>
    <w:rsid w:val="6484BAF8"/>
    <w:rsid w:val="651ED025"/>
    <w:rsid w:val="653E22F9"/>
    <w:rsid w:val="654FA516"/>
    <w:rsid w:val="6558DC5A"/>
    <w:rsid w:val="657437A2"/>
    <w:rsid w:val="660E363C"/>
    <w:rsid w:val="661CE477"/>
    <w:rsid w:val="6645D4A3"/>
    <w:rsid w:val="6671BA99"/>
    <w:rsid w:val="669D4386"/>
    <w:rsid w:val="672B11A2"/>
    <w:rsid w:val="672E76DD"/>
    <w:rsid w:val="68658973"/>
    <w:rsid w:val="689164AB"/>
    <w:rsid w:val="68A5BD0D"/>
    <w:rsid w:val="68CA473E"/>
    <w:rsid w:val="68CB3E64"/>
    <w:rsid w:val="69549173"/>
    <w:rsid w:val="69B8C3B4"/>
    <w:rsid w:val="6A10027F"/>
    <w:rsid w:val="6A525A7C"/>
    <w:rsid w:val="6A6F0F35"/>
    <w:rsid w:val="6AA4893C"/>
    <w:rsid w:val="6AE60F8B"/>
    <w:rsid w:val="6BE37926"/>
    <w:rsid w:val="6CCCC74B"/>
    <w:rsid w:val="6CF485DF"/>
    <w:rsid w:val="6D08A5BB"/>
    <w:rsid w:val="6D093768"/>
    <w:rsid w:val="6D2F0550"/>
    <w:rsid w:val="6D361585"/>
    <w:rsid w:val="6D7B1083"/>
    <w:rsid w:val="6D8D5672"/>
    <w:rsid w:val="6DE2F011"/>
    <w:rsid w:val="6DEE0C32"/>
    <w:rsid w:val="6E2A9004"/>
    <w:rsid w:val="6E6E05D5"/>
    <w:rsid w:val="6E8C6642"/>
    <w:rsid w:val="6F3988C2"/>
    <w:rsid w:val="6FC7F3FC"/>
    <w:rsid w:val="702AE2CF"/>
    <w:rsid w:val="703461E6"/>
    <w:rsid w:val="703C137A"/>
    <w:rsid w:val="705D53EC"/>
    <w:rsid w:val="70AAA6BA"/>
    <w:rsid w:val="70B8BCC8"/>
    <w:rsid w:val="70DEFB30"/>
    <w:rsid w:val="70E3B5F5"/>
    <w:rsid w:val="70FD1402"/>
    <w:rsid w:val="7116A106"/>
    <w:rsid w:val="7120D52C"/>
    <w:rsid w:val="7133B7CD"/>
    <w:rsid w:val="7143652F"/>
    <w:rsid w:val="7189A7C1"/>
    <w:rsid w:val="7198AE6A"/>
    <w:rsid w:val="71C1F665"/>
    <w:rsid w:val="7211E479"/>
    <w:rsid w:val="7263399B"/>
    <w:rsid w:val="72A5A07F"/>
    <w:rsid w:val="72B27167"/>
    <w:rsid w:val="7322A9A9"/>
    <w:rsid w:val="737DA42D"/>
    <w:rsid w:val="747A6DBF"/>
    <w:rsid w:val="74CA00B2"/>
    <w:rsid w:val="74F13688"/>
    <w:rsid w:val="751ED71F"/>
    <w:rsid w:val="75EDA4BC"/>
    <w:rsid w:val="75FC578B"/>
    <w:rsid w:val="766AF199"/>
    <w:rsid w:val="766B1606"/>
    <w:rsid w:val="766C7EE1"/>
    <w:rsid w:val="76963218"/>
    <w:rsid w:val="7772053F"/>
    <w:rsid w:val="78096B93"/>
    <w:rsid w:val="780BC9C1"/>
    <w:rsid w:val="7821ACB6"/>
    <w:rsid w:val="7835AA24"/>
    <w:rsid w:val="78C9E9B4"/>
    <w:rsid w:val="78D64662"/>
    <w:rsid w:val="78F3CC36"/>
    <w:rsid w:val="79214BA3"/>
    <w:rsid w:val="794D689C"/>
    <w:rsid w:val="797E30AE"/>
    <w:rsid w:val="79C09F69"/>
    <w:rsid w:val="79FF737E"/>
    <w:rsid w:val="7A0CFDEC"/>
    <w:rsid w:val="7A16973E"/>
    <w:rsid w:val="7AC00368"/>
    <w:rsid w:val="7AE0708F"/>
    <w:rsid w:val="7B8A127A"/>
    <w:rsid w:val="7C161C68"/>
    <w:rsid w:val="7C1957E9"/>
    <w:rsid w:val="7C543AFF"/>
    <w:rsid w:val="7CE5E0EE"/>
    <w:rsid w:val="7D04682A"/>
    <w:rsid w:val="7D3A7B28"/>
    <w:rsid w:val="7DBEF4CE"/>
    <w:rsid w:val="7DE7CC8A"/>
    <w:rsid w:val="7E01877A"/>
    <w:rsid w:val="7E78CF30"/>
    <w:rsid w:val="7E798CDE"/>
    <w:rsid w:val="7EF9C426"/>
    <w:rsid w:val="7F0E635D"/>
    <w:rsid w:val="7F54239A"/>
    <w:rsid w:val="7F58F864"/>
    <w:rsid w:val="7F70A9C8"/>
    <w:rsid w:val="7F755798"/>
    <w:rsid w:val="7F9B6211"/>
    <w:rsid w:val="7FBA1DC8"/>
    <w:rsid w:val="7FE55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D3AB80"/>
  <w15:chartTrackingRefBased/>
  <w15:docId w15:val="{B7EA8298-17EA-495F-AB32-35FC654DF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24F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s-ES"/>
      <w14:ligatures w14:val="none"/>
    </w:rPr>
  </w:style>
  <w:style w:type="paragraph" w:styleId="Ttulo4">
    <w:name w:val="heading 4"/>
    <w:basedOn w:val="Normal"/>
    <w:link w:val="Ttulo4Car"/>
    <w:autoRedefine/>
    <w:uiPriority w:val="9"/>
    <w:unhideWhenUsed/>
    <w:qFormat/>
    <w:rsid w:val="0068724F"/>
    <w:pPr>
      <w:numPr>
        <w:numId w:val="33"/>
      </w:numPr>
      <w:spacing w:before="189"/>
      <w:ind w:left="360"/>
      <w:outlineLvl w:val="3"/>
    </w:pPr>
    <w:rPr>
      <w:b/>
      <w:color w:val="323E4F" w:themeColor="text2" w:themeShade="BF"/>
      <w:sz w:val="28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68724F"/>
    <w:rPr>
      <w:rFonts w:ascii="Arial MT" w:eastAsia="Arial MT" w:hAnsi="Arial MT" w:cs="Arial MT"/>
      <w:b/>
      <w:color w:val="323E4F" w:themeColor="text2" w:themeShade="BF"/>
      <w:kern w:val="0"/>
      <w:sz w:val="28"/>
      <w:szCs w:val="20"/>
      <w:lang w:val="es-ES"/>
      <w14:ligatures w14:val="none"/>
    </w:rPr>
  </w:style>
  <w:style w:type="table" w:customStyle="1" w:styleId="TableNormal1">
    <w:name w:val="Table Normal1"/>
    <w:uiPriority w:val="2"/>
    <w:semiHidden/>
    <w:unhideWhenUsed/>
    <w:qFormat/>
    <w:rsid w:val="0068724F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68724F"/>
    <w:rPr>
      <w:sz w:val="15"/>
      <w:szCs w:val="15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68724F"/>
    <w:rPr>
      <w:rFonts w:ascii="Arial MT" w:eastAsia="Arial MT" w:hAnsi="Arial MT" w:cs="Arial MT"/>
      <w:kern w:val="0"/>
      <w:sz w:val="15"/>
      <w:szCs w:val="15"/>
      <w:lang w:val="es-E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68724F"/>
  </w:style>
  <w:style w:type="paragraph" w:styleId="Prrafodelista">
    <w:name w:val="List Paragraph"/>
    <w:basedOn w:val="Normal"/>
    <w:uiPriority w:val="34"/>
    <w:qFormat/>
    <w:rsid w:val="00EC3E97"/>
    <w:pPr>
      <w:ind w:left="720"/>
      <w:contextualSpacing/>
    </w:pPr>
  </w:style>
  <w:style w:type="paragraph" w:customStyle="1" w:styleId="paragraph">
    <w:name w:val="paragraph"/>
    <w:basedOn w:val="Normal"/>
    <w:rsid w:val="00E97F4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E97F4D"/>
  </w:style>
  <w:style w:type="character" w:customStyle="1" w:styleId="eop">
    <w:name w:val="eop"/>
    <w:basedOn w:val="Fuentedeprrafopredeter"/>
    <w:rsid w:val="00E97F4D"/>
  </w:style>
  <w:style w:type="table" w:styleId="Tablaconcuadrcula">
    <w:name w:val="Table Grid"/>
    <w:basedOn w:val="Tablanormal"/>
    <w:uiPriority w:val="39"/>
    <w:rsid w:val="005439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EC1E5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EC1E57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EC1E57"/>
    <w:rPr>
      <w:rFonts w:ascii="Arial MT" w:eastAsia="Arial MT" w:hAnsi="Arial MT" w:cs="Arial MT"/>
      <w:kern w:val="0"/>
      <w:sz w:val="20"/>
      <w:szCs w:val="20"/>
      <w:lang w:val="es-ES"/>
      <w14:ligatures w14:val="non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C1E5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C1E57"/>
    <w:rPr>
      <w:rFonts w:ascii="Arial MT" w:eastAsia="Arial MT" w:hAnsi="Arial MT" w:cs="Arial MT"/>
      <w:b/>
      <w:bCs/>
      <w:kern w:val="0"/>
      <w:sz w:val="20"/>
      <w:szCs w:val="20"/>
      <w:lang w:val="es-ES"/>
      <w14:ligatures w14:val="none"/>
    </w:rPr>
  </w:style>
  <w:style w:type="paragraph" w:styleId="Revisin">
    <w:name w:val="Revision"/>
    <w:hidden/>
    <w:uiPriority w:val="99"/>
    <w:semiHidden/>
    <w:rsid w:val="008E66D7"/>
    <w:pPr>
      <w:spacing w:after="0" w:line="240" w:lineRule="auto"/>
    </w:pPr>
    <w:rPr>
      <w:rFonts w:ascii="Arial MT" w:eastAsia="Arial MT" w:hAnsi="Arial MT" w:cs="Arial MT"/>
      <w:kern w:val="0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92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42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99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5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6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6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8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0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16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09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7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4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7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BC7F57751F3F343A56393DD202D817F" ma:contentTypeVersion="20" ma:contentTypeDescription="Crear nuevo documento." ma:contentTypeScope="" ma:versionID="ec0472f12e3f11265cd3f58b50f33409">
  <xsd:schema xmlns:xsd="http://www.w3.org/2001/XMLSchema" xmlns:xs="http://www.w3.org/2001/XMLSchema" xmlns:p="http://schemas.microsoft.com/office/2006/metadata/properties" xmlns:ns2="9f8772a7-fa38-4be3-8f6b-d40e0755735f" xmlns:ns3="328335c8-173a-4c26-85d0-3846c13a1e29" targetNamespace="http://schemas.microsoft.com/office/2006/metadata/properties" ma:root="true" ma:fieldsID="cb39c92f8a53a083727757d44a1e15cf" ns2:_="" ns3:_="">
    <xsd:import namespace="9f8772a7-fa38-4be3-8f6b-d40e0755735f"/>
    <xsd:import namespace="328335c8-173a-4c26-85d0-3846c13a1e2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bjectDetectorVersions" minOccurs="0"/>
                <xsd:element ref="ns3:MediaServiceSearchProperties" minOccurs="0"/>
                <xsd:element ref="ns3:Fehc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8772a7-fa38-4be3-8f6b-d40e0755735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306950c7-b19f-4f35-80fc-07aea4951f9f}" ma:internalName="TaxCatchAll" ma:showField="CatchAllData" ma:web="9f8772a7-fa38-4be3-8f6b-d40e0755735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8335c8-173a-4c26-85d0-3846c13a1e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Etiquetas de imagen" ma:readOnly="false" ma:fieldId="{5cf76f15-5ced-4ddc-b409-7134ff3c332f}" ma:taxonomyMulti="true" ma:sspId="65f5b8bf-3c70-4e94-9883-59d6e1aebd9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Fehca" ma:index="26" nillable="true" ma:displayName="Fehca" ma:format="DateTime" ma:internalName="Fehca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28335c8-173a-4c26-85d0-3846c13a1e29">
      <Terms xmlns="http://schemas.microsoft.com/office/infopath/2007/PartnerControls"/>
    </lcf76f155ced4ddcb4097134ff3c332f>
    <TaxCatchAll xmlns="9f8772a7-fa38-4be3-8f6b-d40e0755735f" xsi:nil="true"/>
    <Fehca xmlns="328335c8-173a-4c26-85d0-3846c13a1e29" xsi:nil="true"/>
  </documentManagement>
</p:properties>
</file>

<file path=customXml/itemProps1.xml><?xml version="1.0" encoding="utf-8"?>
<ds:datastoreItem xmlns:ds="http://schemas.openxmlformats.org/officeDocument/2006/customXml" ds:itemID="{E4D40B20-6A01-4D1A-AB1A-289C3D43B90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CE25329-8FE8-4E0C-998D-7BC2B96BF680}"/>
</file>

<file path=customXml/itemProps3.xml><?xml version="1.0" encoding="utf-8"?>
<ds:datastoreItem xmlns:ds="http://schemas.openxmlformats.org/officeDocument/2006/customXml" ds:itemID="{0389BE29-95EA-4B97-8C4D-F1BDB7E6E533}">
  <ds:schemaRefs>
    <ds:schemaRef ds:uri="http://schemas.microsoft.com/office/2006/metadata/properties"/>
    <ds:schemaRef ds:uri="http://schemas.microsoft.com/office/infopath/2007/PartnerControls"/>
    <ds:schemaRef ds:uri="328335c8-173a-4c26-85d0-3846c13a1e29"/>
    <ds:schemaRef ds:uri="9f8772a7-fa38-4be3-8f6b-d40e0755735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12</Pages>
  <Words>2527</Words>
  <Characters>13904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Harold Cardenas Espinoza</dc:creator>
  <cp:keywords/>
  <dc:description/>
  <cp:lastModifiedBy>Martín Andrés Gutiérrez López</cp:lastModifiedBy>
  <cp:revision>3</cp:revision>
  <cp:lastPrinted>2024-12-12T06:08:00Z</cp:lastPrinted>
  <dcterms:created xsi:type="dcterms:W3CDTF">2024-12-12T04:18:00Z</dcterms:created>
  <dcterms:modified xsi:type="dcterms:W3CDTF">2024-12-12T06:08:00Z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0x010100CBC7F57751F3F343A56393DD202D817F</vt:lpwstr>
  </property>
  <property fmtid="{D5CDD505-2E9C-101B-9397-08002B2CF9AE}" pid="3" name="MediaServiceImageTags">
    <vt:lpwstr/>
  </property>
</Properties>
</file>