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3636" w14:textId="5BCFDE9F" w:rsidR="001F1A8F" w:rsidRPr="00271AB3" w:rsidRDefault="001F1A8F" w:rsidP="001F1A8F">
      <w:pPr>
        <w:pStyle w:val="Ttulo4"/>
        <w:numPr>
          <w:ilvl w:val="0"/>
          <w:numId w:val="0"/>
        </w:numPr>
        <w:rPr>
          <w:rFonts w:ascii="Arial" w:hAnsi="Arial" w:cs="Arial"/>
          <w:bCs/>
          <w:color w:val="auto"/>
          <w:szCs w:val="28"/>
        </w:rPr>
      </w:pPr>
      <w:bookmarkStart w:id="0" w:name="_Toc139045726"/>
      <w:r w:rsidRPr="00271AB3">
        <w:rPr>
          <w:rFonts w:ascii="Arial" w:hAnsi="Arial" w:cs="Arial"/>
          <w:bCs/>
          <w:color w:val="auto"/>
          <w:szCs w:val="28"/>
        </w:rPr>
        <w:t xml:space="preserve">VUCEPERPAM-171 Cancelar un </w:t>
      </w:r>
      <w:r w:rsidR="00560452" w:rsidRPr="00271AB3">
        <w:rPr>
          <w:rFonts w:ascii="Arial" w:hAnsi="Arial" w:cs="Arial"/>
          <w:bCs/>
          <w:color w:val="auto"/>
          <w:szCs w:val="28"/>
        </w:rPr>
        <w:t>a</w:t>
      </w:r>
      <w:r w:rsidRPr="00271AB3">
        <w:rPr>
          <w:rFonts w:ascii="Arial" w:hAnsi="Arial" w:cs="Arial"/>
          <w:bCs/>
          <w:color w:val="auto"/>
          <w:szCs w:val="28"/>
        </w:rPr>
        <w:t xml:space="preserve">nuncio de </w:t>
      </w:r>
      <w:r w:rsidR="00560452" w:rsidRPr="00271AB3">
        <w:rPr>
          <w:rFonts w:ascii="Arial" w:hAnsi="Arial" w:cs="Arial"/>
          <w:bCs/>
          <w:color w:val="auto"/>
          <w:szCs w:val="28"/>
        </w:rPr>
        <w:t>e</w:t>
      </w:r>
      <w:r w:rsidRPr="00271AB3">
        <w:rPr>
          <w:rFonts w:ascii="Arial" w:hAnsi="Arial" w:cs="Arial"/>
          <w:bCs/>
          <w:color w:val="auto"/>
          <w:szCs w:val="28"/>
        </w:rPr>
        <w:t>scala</w:t>
      </w:r>
      <w:bookmarkEnd w:id="0"/>
    </w:p>
    <w:p w14:paraId="2C385C0F" w14:textId="77777777" w:rsidR="001F1A8F" w:rsidRPr="00271AB3" w:rsidRDefault="001F1A8F" w:rsidP="001F1A8F">
      <w:pPr>
        <w:spacing w:before="154"/>
        <w:ind w:left="120"/>
        <w:rPr>
          <w:rFonts w:ascii="Arial" w:hAnsi="Arial" w:cs="Arial"/>
          <w:sz w:val="20"/>
          <w:szCs w:val="20"/>
        </w:rPr>
      </w:pPr>
    </w:p>
    <w:p w14:paraId="7A36ED81" w14:textId="77777777" w:rsidR="00C42A94" w:rsidRPr="00C42A94" w:rsidRDefault="00C42A94" w:rsidP="00C42A94">
      <w:pPr>
        <w:spacing w:before="240" w:after="240"/>
        <w:rPr>
          <w:rFonts w:ascii="Arial" w:hAnsi="Arial" w:cs="Arial"/>
          <w:b/>
          <w:bCs/>
        </w:rPr>
      </w:pPr>
      <w:r w:rsidRPr="00C42A94">
        <w:rPr>
          <w:rFonts w:ascii="Arial" w:hAnsi="Arial" w:cs="Arial"/>
          <w:b/>
          <w:bCs/>
        </w:rPr>
        <w:t>DEFINICIÓN</w:t>
      </w:r>
    </w:p>
    <w:p w14:paraId="5A586116" w14:textId="77777777" w:rsidR="001F1A8F" w:rsidRPr="00271AB3" w:rsidRDefault="001F1A8F" w:rsidP="001F1A8F">
      <w:pPr>
        <w:pStyle w:val="Textoindependiente"/>
        <w:spacing w:before="4"/>
        <w:rPr>
          <w:rFonts w:ascii="Arial" w:hAnsi="Arial" w:cs="Arial"/>
          <w:sz w:val="20"/>
          <w:szCs w:val="20"/>
        </w:rPr>
      </w:pPr>
    </w:p>
    <w:p w14:paraId="5F0D43A0" w14:textId="77777777" w:rsidR="004E5484" w:rsidRPr="004121B8" w:rsidRDefault="004E5484" w:rsidP="004E5484">
      <w:pPr>
        <w:spacing w:before="176"/>
        <w:ind w:right="-285"/>
        <w:jc w:val="both"/>
        <w:rPr>
          <w:rFonts w:ascii="Arial" w:hAnsi="Arial" w:cs="Arial"/>
          <w:sz w:val="20"/>
          <w:szCs w:val="20"/>
        </w:rPr>
      </w:pPr>
      <w:r w:rsidRPr="004121B8">
        <w:rPr>
          <w:rFonts w:ascii="Arial" w:hAnsi="Arial" w:cs="Arial"/>
          <w:b/>
          <w:bCs/>
          <w:sz w:val="20"/>
          <w:szCs w:val="20"/>
        </w:rPr>
        <w:t xml:space="preserve">COMO </w:t>
      </w:r>
      <w:r>
        <w:rPr>
          <w:rFonts w:ascii="Arial" w:hAnsi="Arial" w:cs="Arial"/>
          <w:b/>
          <w:bCs/>
          <w:sz w:val="20"/>
          <w:szCs w:val="20"/>
        </w:rPr>
        <w:t xml:space="preserve">      </w:t>
      </w:r>
      <w:r w:rsidRPr="004121B8">
        <w:rPr>
          <w:rFonts w:ascii="Arial" w:hAnsi="Arial" w:cs="Arial"/>
          <w:sz w:val="20"/>
          <w:szCs w:val="20"/>
        </w:rPr>
        <w:t>Rol autorizado:</w:t>
      </w:r>
    </w:p>
    <w:p w14:paraId="1AE8353B" w14:textId="0FA6F425" w:rsidR="004E5484" w:rsidRPr="004121B8" w:rsidRDefault="004E5484" w:rsidP="004E5484">
      <w:pPr>
        <w:pStyle w:val="Prrafodelista"/>
        <w:numPr>
          <w:ilvl w:val="0"/>
          <w:numId w:val="9"/>
        </w:numPr>
        <w:spacing w:before="176"/>
        <w:ind w:right="-285"/>
        <w:jc w:val="both"/>
        <w:rPr>
          <w:rFonts w:ascii="Arial" w:hAnsi="Arial" w:cs="Arial"/>
          <w:sz w:val="20"/>
          <w:szCs w:val="20"/>
        </w:rPr>
      </w:pPr>
      <w:r w:rsidRPr="055A403A">
        <w:rPr>
          <w:rFonts w:ascii="Arial" w:hAnsi="Arial" w:cs="Arial"/>
          <w:sz w:val="20"/>
          <w:szCs w:val="20"/>
        </w:rPr>
        <w:t xml:space="preserve">CP. </w:t>
      </w:r>
      <w:proofErr w:type="spellStart"/>
      <w:r w:rsidRPr="055A403A">
        <w:rPr>
          <w:rFonts w:ascii="Arial" w:hAnsi="Arial" w:cs="Arial"/>
          <w:sz w:val="20"/>
          <w:szCs w:val="20"/>
        </w:rPr>
        <w:t>Administrado.</w:t>
      </w:r>
      <w:del w:id="1" w:author="Jose Naupas" w:date="2024-09-17T22:03:00Z">
        <w:r w:rsidRPr="055A403A" w:rsidDel="004E5484">
          <w:rPr>
            <w:rFonts w:ascii="Arial" w:hAnsi="Arial" w:cs="Arial"/>
            <w:sz w:val="20"/>
            <w:szCs w:val="20"/>
          </w:rPr>
          <w:delText>Su</w:delText>
        </w:r>
        <w:r w:rsidRPr="055A403A" w:rsidDel="004E5484">
          <w:rPr>
            <w:rFonts w:ascii="Arial" w:hAnsi="Arial" w:cs="Arial"/>
            <w:sz w:val="20"/>
            <w:szCs w:val="20"/>
            <w:highlight w:val="yellow"/>
            <w:rPrChange w:id="2" w:author="Jose Naupas" w:date="2024-09-17T22:04:00Z">
              <w:rPr>
                <w:rFonts w:ascii="Arial" w:hAnsi="Arial" w:cs="Arial"/>
                <w:sz w:val="20"/>
                <w:szCs w:val="20"/>
              </w:rPr>
            </w:rPrChange>
          </w:rPr>
          <w:delText>pervisor</w:delText>
        </w:r>
      </w:del>
      <w:ins w:id="3" w:author="Jose Naupas" w:date="2024-09-17T22:03:00Z">
        <w:r w:rsidR="6F97BF7E" w:rsidRPr="055A403A">
          <w:rPr>
            <w:rFonts w:ascii="Arial" w:hAnsi="Arial" w:cs="Arial"/>
            <w:sz w:val="20"/>
            <w:szCs w:val="20"/>
            <w:highlight w:val="yellow"/>
            <w:rPrChange w:id="4" w:author="Jose Naupas" w:date="2024-09-17T22:04:00Z">
              <w:rPr>
                <w:rFonts w:ascii="Arial" w:hAnsi="Arial" w:cs="Arial"/>
                <w:sz w:val="20"/>
                <w:szCs w:val="20"/>
              </w:rPr>
            </w:rPrChange>
          </w:rPr>
          <w:t>Principal</w:t>
        </w:r>
      </w:ins>
      <w:proofErr w:type="spellEnd"/>
    </w:p>
    <w:p w14:paraId="594EE5AF" w14:textId="1DBEDFBB" w:rsidR="004E5484" w:rsidRPr="004121B8" w:rsidRDefault="004E5484" w:rsidP="004E5484">
      <w:pPr>
        <w:pStyle w:val="Prrafodelista"/>
        <w:numPr>
          <w:ilvl w:val="0"/>
          <w:numId w:val="9"/>
        </w:numPr>
        <w:spacing w:before="176"/>
        <w:ind w:right="-285"/>
        <w:jc w:val="both"/>
        <w:rPr>
          <w:rFonts w:ascii="Arial" w:hAnsi="Arial" w:cs="Arial"/>
          <w:sz w:val="20"/>
          <w:szCs w:val="20"/>
        </w:rPr>
      </w:pPr>
      <w:r w:rsidRPr="004121B8">
        <w:rPr>
          <w:rFonts w:ascii="Arial" w:hAnsi="Arial" w:cs="Arial"/>
          <w:sz w:val="20"/>
          <w:szCs w:val="20"/>
        </w:rPr>
        <w:t xml:space="preserve">CP. </w:t>
      </w:r>
      <w:proofErr w:type="spellStart"/>
      <w:r w:rsidRPr="004121B8">
        <w:rPr>
          <w:rFonts w:ascii="Arial" w:hAnsi="Arial" w:cs="Arial"/>
          <w:sz w:val="20"/>
          <w:szCs w:val="20"/>
        </w:rPr>
        <w:t>Administrado.Operador</w:t>
      </w:r>
      <w:proofErr w:type="spellEnd"/>
    </w:p>
    <w:p w14:paraId="42CE4ED4" w14:textId="59C53CC8" w:rsidR="004E5484" w:rsidRPr="004121B8" w:rsidRDefault="004E5484" w:rsidP="004E5484">
      <w:pPr>
        <w:pStyle w:val="Prrafodelista"/>
        <w:numPr>
          <w:ilvl w:val="0"/>
          <w:numId w:val="9"/>
        </w:numPr>
        <w:spacing w:before="176"/>
        <w:ind w:right="-285"/>
        <w:jc w:val="both"/>
        <w:rPr>
          <w:rFonts w:ascii="Arial" w:hAnsi="Arial" w:cs="Arial"/>
          <w:sz w:val="20"/>
          <w:szCs w:val="20"/>
        </w:rPr>
      </w:pPr>
      <w:r w:rsidRPr="055A403A">
        <w:rPr>
          <w:rFonts w:ascii="Arial" w:hAnsi="Arial" w:cs="Arial"/>
          <w:sz w:val="20"/>
          <w:szCs w:val="20"/>
        </w:rPr>
        <w:t xml:space="preserve">CP. </w:t>
      </w:r>
      <w:proofErr w:type="spellStart"/>
      <w:r w:rsidRPr="055A403A">
        <w:rPr>
          <w:rFonts w:ascii="Arial" w:hAnsi="Arial" w:cs="Arial"/>
          <w:sz w:val="20"/>
          <w:szCs w:val="20"/>
        </w:rPr>
        <w:t>Administrado.Nacional</w:t>
      </w:r>
      <w:proofErr w:type="spellEnd"/>
      <w:r w:rsidRPr="055A403A">
        <w:rPr>
          <w:rFonts w:ascii="Arial" w:hAnsi="Arial" w:cs="Arial"/>
          <w:sz w:val="20"/>
          <w:szCs w:val="20"/>
          <w:highlight w:val="yellow"/>
          <w:rPrChange w:id="5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 xml:space="preserve">. </w:t>
      </w:r>
      <w:r w:rsidRPr="055A403A">
        <w:rPr>
          <w:rFonts w:ascii="Arial" w:hAnsi="Arial" w:cs="Arial"/>
          <w:strike/>
          <w:sz w:val="20"/>
          <w:szCs w:val="20"/>
          <w:highlight w:val="yellow"/>
          <w:rPrChange w:id="6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>Superviso</w:t>
      </w:r>
      <w:r w:rsidRPr="055A403A">
        <w:rPr>
          <w:rFonts w:ascii="Arial" w:hAnsi="Arial" w:cs="Arial"/>
          <w:strike/>
          <w:sz w:val="20"/>
          <w:szCs w:val="20"/>
          <w:rPrChange w:id="7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>r</w:t>
      </w:r>
    </w:p>
    <w:p w14:paraId="7FB2F633" w14:textId="56A08604" w:rsidR="004E5484" w:rsidRPr="004121B8" w:rsidRDefault="004E5484" w:rsidP="055A403A">
      <w:pPr>
        <w:pStyle w:val="Prrafodelista"/>
        <w:numPr>
          <w:ilvl w:val="0"/>
          <w:numId w:val="9"/>
        </w:numPr>
        <w:spacing w:before="176"/>
        <w:ind w:right="-285"/>
        <w:jc w:val="both"/>
        <w:rPr>
          <w:rFonts w:ascii="Arial" w:hAnsi="Arial" w:cs="Arial"/>
          <w:strike/>
          <w:sz w:val="20"/>
          <w:szCs w:val="20"/>
          <w:highlight w:val="yellow"/>
          <w:rPrChange w:id="8" w:author="Jose Naupas" w:date="2024-09-17T22:05:00Z">
            <w:rPr>
              <w:rFonts w:ascii="Arial" w:hAnsi="Arial" w:cs="Arial"/>
              <w:sz w:val="20"/>
              <w:szCs w:val="20"/>
            </w:rPr>
          </w:rPrChange>
        </w:rPr>
      </w:pPr>
      <w:r w:rsidRPr="055A403A">
        <w:rPr>
          <w:rFonts w:ascii="Arial" w:hAnsi="Arial" w:cs="Arial"/>
          <w:strike/>
          <w:sz w:val="20"/>
          <w:szCs w:val="20"/>
          <w:highlight w:val="yellow"/>
          <w:rPrChange w:id="9" w:author="Jose Naupas" w:date="2024-09-17T22:05:00Z">
            <w:rPr>
              <w:rFonts w:ascii="Arial" w:hAnsi="Arial" w:cs="Arial"/>
              <w:sz w:val="20"/>
              <w:szCs w:val="20"/>
            </w:rPr>
          </w:rPrChange>
        </w:rPr>
        <w:t xml:space="preserve">CP. </w:t>
      </w:r>
      <w:proofErr w:type="spellStart"/>
      <w:r w:rsidRPr="055A403A">
        <w:rPr>
          <w:rFonts w:ascii="Arial" w:hAnsi="Arial" w:cs="Arial"/>
          <w:strike/>
          <w:sz w:val="20"/>
          <w:szCs w:val="20"/>
          <w:highlight w:val="yellow"/>
          <w:rPrChange w:id="10" w:author="Jose Naupas" w:date="2024-09-17T22:05:00Z">
            <w:rPr>
              <w:rFonts w:ascii="Arial" w:hAnsi="Arial" w:cs="Arial"/>
              <w:sz w:val="20"/>
              <w:szCs w:val="20"/>
            </w:rPr>
          </w:rPrChange>
        </w:rPr>
        <w:t>Administrado.Nacional</w:t>
      </w:r>
      <w:proofErr w:type="spellEnd"/>
      <w:r w:rsidRPr="055A403A">
        <w:rPr>
          <w:rFonts w:ascii="Arial" w:hAnsi="Arial" w:cs="Arial"/>
          <w:strike/>
          <w:sz w:val="20"/>
          <w:szCs w:val="20"/>
          <w:highlight w:val="yellow"/>
          <w:rPrChange w:id="11" w:author="Jose Naupas" w:date="2024-09-17T22:05:00Z">
            <w:rPr>
              <w:rFonts w:ascii="Arial" w:hAnsi="Arial" w:cs="Arial"/>
              <w:sz w:val="20"/>
              <w:szCs w:val="20"/>
            </w:rPr>
          </w:rPrChange>
        </w:rPr>
        <w:t>. Operador</w:t>
      </w:r>
    </w:p>
    <w:p w14:paraId="0F9C04E8" w14:textId="45704143" w:rsidR="004E5484" w:rsidRPr="004121B8" w:rsidRDefault="004E5484" w:rsidP="004E5484">
      <w:pPr>
        <w:pStyle w:val="Prrafodelista"/>
        <w:numPr>
          <w:ilvl w:val="0"/>
          <w:numId w:val="9"/>
        </w:numPr>
        <w:spacing w:before="176"/>
        <w:ind w:right="-285"/>
        <w:jc w:val="both"/>
        <w:rPr>
          <w:rFonts w:ascii="Arial" w:hAnsi="Arial" w:cs="Arial"/>
          <w:sz w:val="20"/>
          <w:szCs w:val="20"/>
        </w:rPr>
      </w:pPr>
      <w:r w:rsidRPr="055A403A">
        <w:rPr>
          <w:rFonts w:ascii="Arial" w:hAnsi="Arial" w:cs="Arial"/>
          <w:sz w:val="20"/>
          <w:szCs w:val="20"/>
        </w:rPr>
        <w:t xml:space="preserve">CP. </w:t>
      </w:r>
      <w:proofErr w:type="spellStart"/>
      <w:proofErr w:type="gramStart"/>
      <w:r w:rsidRPr="055A403A">
        <w:rPr>
          <w:rFonts w:ascii="Arial" w:hAnsi="Arial" w:cs="Arial"/>
          <w:sz w:val="20"/>
          <w:szCs w:val="20"/>
        </w:rPr>
        <w:t>Administrado.Extranjero</w:t>
      </w:r>
      <w:r w:rsidRPr="055A403A">
        <w:rPr>
          <w:rFonts w:ascii="Arial" w:hAnsi="Arial" w:cs="Arial"/>
          <w:sz w:val="20"/>
          <w:szCs w:val="20"/>
          <w:highlight w:val="yellow"/>
          <w:rPrChange w:id="12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>.</w:t>
      </w:r>
      <w:r w:rsidRPr="055A403A">
        <w:rPr>
          <w:rFonts w:ascii="Arial" w:hAnsi="Arial" w:cs="Arial"/>
          <w:strike/>
          <w:sz w:val="20"/>
          <w:szCs w:val="20"/>
          <w:highlight w:val="yellow"/>
          <w:rPrChange w:id="13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>Superviso</w:t>
      </w:r>
      <w:r w:rsidRPr="055A403A">
        <w:rPr>
          <w:rFonts w:ascii="Arial" w:hAnsi="Arial" w:cs="Arial"/>
          <w:strike/>
          <w:sz w:val="20"/>
          <w:szCs w:val="20"/>
          <w:rPrChange w:id="14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>r</w:t>
      </w:r>
      <w:proofErr w:type="spellEnd"/>
      <w:proofErr w:type="gramEnd"/>
      <w:r w:rsidRPr="055A403A">
        <w:rPr>
          <w:rFonts w:ascii="Arial" w:hAnsi="Arial" w:cs="Arial"/>
          <w:strike/>
          <w:sz w:val="20"/>
          <w:szCs w:val="20"/>
          <w:rPrChange w:id="15" w:author="Jose Naupas" w:date="2024-09-17T22:04:00Z">
            <w:rPr>
              <w:rFonts w:ascii="Arial" w:hAnsi="Arial" w:cs="Arial"/>
              <w:sz w:val="20"/>
              <w:szCs w:val="20"/>
            </w:rPr>
          </w:rPrChange>
        </w:rPr>
        <w:t xml:space="preserve"> </w:t>
      </w:r>
    </w:p>
    <w:p w14:paraId="641630B6" w14:textId="77777777" w:rsidR="001F1A8F" w:rsidRPr="00271AB3" w:rsidRDefault="001F1A8F" w:rsidP="001F1A8F">
      <w:pPr>
        <w:pStyle w:val="Textoindependiente"/>
        <w:spacing w:before="1"/>
        <w:rPr>
          <w:rFonts w:ascii="Arial" w:hAnsi="Arial" w:cs="Arial"/>
          <w:sz w:val="20"/>
          <w:szCs w:val="20"/>
        </w:rPr>
      </w:pPr>
    </w:p>
    <w:p w14:paraId="4257ABC1" w14:textId="5EB86487" w:rsidR="001F1A8F" w:rsidRPr="00271AB3" w:rsidRDefault="001F1A8F" w:rsidP="001F1A8F">
      <w:pPr>
        <w:pStyle w:val="Textoindependiente"/>
        <w:ind w:left="120"/>
        <w:rPr>
          <w:rFonts w:ascii="Arial" w:hAnsi="Arial" w:cs="Arial"/>
          <w:sz w:val="20"/>
          <w:szCs w:val="20"/>
        </w:rPr>
      </w:pPr>
      <w:r w:rsidRPr="00271AB3">
        <w:rPr>
          <w:rFonts w:ascii="Arial" w:hAnsi="Arial" w:cs="Arial"/>
          <w:b/>
          <w:sz w:val="20"/>
          <w:szCs w:val="20"/>
        </w:rPr>
        <w:t xml:space="preserve">QUIERO </w:t>
      </w:r>
      <w:r w:rsidRPr="00271AB3">
        <w:rPr>
          <w:rFonts w:ascii="Arial" w:hAnsi="Arial" w:cs="Arial"/>
          <w:sz w:val="20"/>
          <w:szCs w:val="20"/>
        </w:rPr>
        <w:t xml:space="preserve">cancelar un </w:t>
      </w:r>
      <w:r w:rsidR="00F31510" w:rsidRPr="00271AB3">
        <w:rPr>
          <w:rFonts w:ascii="Arial" w:hAnsi="Arial" w:cs="Arial"/>
          <w:sz w:val="20"/>
          <w:szCs w:val="20"/>
        </w:rPr>
        <w:t>a</w:t>
      </w:r>
      <w:r w:rsidRPr="00271AB3">
        <w:rPr>
          <w:rFonts w:ascii="Arial" w:hAnsi="Arial" w:cs="Arial"/>
          <w:sz w:val="20"/>
          <w:szCs w:val="20"/>
        </w:rPr>
        <w:t xml:space="preserve">nuncio de </w:t>
      </w:r>
      <w:r w:rsidR="00F31510" w:rsidRPr="00271AB3">
        <w:rPr>
          <w:rFonts w:ascii="Arial" w:hAnsi="Arial" w:cs="Arial"/>
          <w:sz w:val="20"/>
          <w:szCs w:val="20"/>
        </w:rPr>
        <w:t>e</w:t>
      </w:r>
      <w:r w:rsidRPr="00271AB3">
        <w:rPr>
          <w:rFonts w:ascii="Arial" w:hAnsi="Arial" w:cs="Arial"/>
          <w:sz w:val="20"/>
          <w:szCs w:val="20"/>
        </w:rPr>
        <w:t>scala</w:t>
      </w:r>
    </w:p>
    <w:p w14:paraId="3864EBB2" w14:textId="77777777" w:rsidR="001F1A8F" w:rsidRPr="00271AB3" w:rsidRDefault="001F1A8F" w:rsidP="001F1A8F">
      <w:pPr>
        <w:pStyle w:val="Textoindependiente"/>
        <w:spacing w:before="2"/>
        <w:rPr>
          <w:rFonts w:ascii="Arial" w:hAnsi="Arial" w:cs="Arial"/>
          <w:sz w:val="20"/>
          <w:szCs w:val="20"/>
        </w:rPr>
      </w:pPr>
    </w:p>
    <w:p w14:paraId="386B66C8" w14:textId="77777777" w:rsidR="00C42A94" w:rsidRDefault="001F1A8F" w:rsidP="001F1A8F">
      <w:pPr>
        <w:pStyle w:val="Textoindependiente"/>
        <w:ind w:left="120"/>
        <w:rPr>
          <w:rFonts w:ascii="Arial" w:hAnsi="Arial" w:cs="Arial"/>
          <w:sz w:val="20"/>
          <w:szCs w:val="20"/>
        </w:rPr>
      </w:pPr>
      <w:r w:rsidRPr="00271AB3">
        <w:rPr>
          <w:rFonts w:ascii="Arial" w:hAnsi="Arial" w:cs="Arial"/>
          <w:b/>
          <w:sz w:val="20"/>
          <w:szCs w:val="20"/>
        </w:rPr>
        <w:t xml:space="preserve">PARA </w:t>
      </w:r>
      <w:r w:rsidR="00C42A94">
        <w:rPr>
          <w:rFonts w:ascii="Arial" w:hAnsi="Arial" w:cs="Arial"/>
          <w:b/>
          <w:sz w:val="20"/>
          <w:szCs w:val="20"/>
        </w:rPr>
        <w:t xml:space="preserve">    </w:t>
      </w:r>
      <w:r w:rsidRPr="00271AB3">
        <w:rPr>
          <w:rFonts w:ascii="Arial" w:hAnsi="Arial" w:cs="Arial"/>
          <w:sz w:val="20"/>
          <w:szCs w:val="20"/>
        </w:rPr>
        <w:t>informar sobre de la interrupción del proceso de registro de una escala en puerto</w:t>
      </w:r>
    </w:p>
    <w:p w14:paraId="12B2EAAD" w14:textId="114C52B5" w:rsidR="001F1A8F" w:rsidRPr="00271AB3" w:rsidRDefault="00C42A94" w:rsidP="001F1A8F">
      <w:pPr>
        <w:pStyle w:val="Textoindependiente"/>
        <w:ind w:left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</w:t>
      </w:r>
      <w:r w:rsidR="001F1A8F" w:rsidRPr="00271AB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="001F1A8F" w:rsidRPr="00271AB3">
        <w:rPr>
          <w:rFonts w:ascii="Arial" w:hAnsi="Arial" w:cs="Arial"/>
          <w:sz w:val="20"/>
          <w:szCs w:val="20"/>
        </w:rPr>
        <w:t>peruano</w:t>
      </w:r>
    </w:p>
    <w:p w14:paraId="74E1AE9C" w14:textId="77777777" w:rsidR="001F1A8F" w:rsidRPr="00271AB3" w:rsidRDefault="001F1A8F" w:rsidP="001F1A8F">
      <w:pPr>
        <w:pStyle w:val="Textoindependiente"/>
        <w:rPr>
          <w:rFonts w:ascii="Arial" w:hAnsi="Arial" w:cs="Arial"/>
          <w:sz w:val="20"/>
          <w:szCs w:val="20"/>
        </w:rPr>
      </w:pPr>
    </w:p>
    <w:p w14:paraId="30B86038" w14:textId="77777777" w:rsidR="001F1A8F" w:rsidRPr="00271AB3" w:rsidRDefault="001F1A8F" w:rsidP="001F1A8F">
      <w:pPr>
        <w:pStyle w:val="Textoindependiente"/>
        <w:spacing w:before="1"/>
        <w:rPr>
          <w:rFonts w:ascii="Arial" w:hAnsi="Arial" w:cs="Arial"/>
          <w:sz w:val="20"/>
          <w:szCs w:val="20"/>
        </w:rPr>
      </w:pPr>
    </w:p>
    <w:p w14:paraId="7F8918C1" w14:textId="77777777" w:rsidR="00C42A94" w:rsidRPr="00C42A94" w:rsidRDefault="00C42A94" w:rsidP="00C42A94">
      <w:pPr>
        <w:spacing w:before="240" w:after="240"/>
        <w:rPr>
          <w:rFonts w:ascii="Arial" w:hAnsi="Arial" w:cs="Arial"/>
          <w:b/>
          <w:bCs/>
        </w:rPr>
      </w:pPr>
      <w:r w:rsidRPr="00C42A94">
        <w:rPr>
          <w:rFonts w:ascii="Arial" w:hAnsi="Arial" w:cs="Arial"/>
          <w:b/>
          <w:bCs/>
        </w:rPr>
        <w:t>DETALLE</w:t>
      </w:r>
    </w:p>
    <w:p w14:paraId="14F9ACE9" w14:textId="3B5D1E25" w:rsidR="001F1A8F" w:rsidRPr="00271AB3" w:rsidRDefault="001F1A8F">
      <w:pPr>
        <w:pStyle w:val="Textoindependiente"/>
        <w:spacing w:before="171"/>
        <w:ind w:left="120"/>
        <w:jc w:val="both"/>
        <w:rPr>
          <w:rFonts w:ascii="Arial" w:hAnsi="Arial" w:cs="Arial"/>
          <w:sz w:val="20"/>
          <w:szCs w:val="20"/>
        </w:rPr>
        <w:pPrChange w:id="16" w:author="Gerardo Ezequiel Saz Garcia" w:date="2024-04-17T10:35:00Z">
          <w:pPr>
            <w:pStyle w:val="Textoindependiente"/>
            <w:spacing w:before="171"/>
            <w:ind w:left="120" w:right="438"/>
            <w:jc w:val="both"/>
          </w:pPr>
        </w:pPrChange>
      </w:pPr>
      <w:r w:rsidRPr="00271AB3">
        <w:rPr>
          <w:rFonts w:ascii="Arial" w:hAnsi="Arial" w:cs="Arial"/>
          <w:sz w:val="20"/>
          <w:szCs w:val="20"/>
        </w:rPr>
        <w:t xml:space="preserve">La cancelación de un </w:t>
      </w:r>
      <w:r w:rsidR="00C84E81" w:rsidRPr="00271AB3">
        <w:rPr>
          <w:rFonts w:ascii="Arial" w:hAnsi="Arial" w:cs="Arial"/>
          <w:sz w:val="20"/>
          <w:szCs w:val="20"/>
        </w:rPr>
        <w:t>a</w:t>
      </w:r>
      <w:r w:rsidRPr="00271AB3">
        <w:rPr>
          <w:rFonts w:ascii="Arial" w:hAnsi="Arial" w:cs="Arial"/>
          <w:sz w:val="20"/>
          <w:szCs w:val="20"/>
        </w:rPr>
        <w:t xml:space="preserve">nuncio de </w:t>
      </w:r>
      <w:r w:rsidR="00C84E81" w:rsidRPr="00271AB3">
        <w:rPr>
          <w:rFonts w:ascii="Arial" w:hAnsi="Arial" w:cs="Arial"/>
          <w:sz w:val="20"/>
          <w:szCs w:val="20"/>
        </w:rPr>
        <w:t>e</w:t>
      </w:r>
      <w:r w:rsidRPr="00271AB3">
        <w:rPr>
          <w:rFonts w:ascii="Arial" w:hAnsi="Arial" w:cs="Arial"/>
          <w:sz w:val="20"/>
          <w:szCs w:val="20"/>
        </w:rPr>
        <w:t>scala conlleva la cancelación del proceso de escala en un puerto peruano</w:t>
      </w:r>
      <w:r w:rsidR="00EC56DE" w:rsidRPr="00271AB3">
        <w:rPr>
          <w:rFonts w:ascii="Arial" w:hAnsi="Arial" w:cs="Arial"/>
          <w:sz w:val="20"/>
          <w:szCs w:val="20"/>
        </w:rPr>
        <w:t>.</w:t>
      </w:r>
    </w:p>
    <w:p w14:paraId="496B1A6B" w14:textId="77777777" w:rsidR="001F1A8F" w:rsidRPr="00271AB3" w:rsidRDefault="001F1A8F" w:rsidP="001F1A8F">
      <w:pPr>
        <w:pStyle w:val="Textoindependiente"/>
        <w:spacing w:before="10"/>
        <w:rPr>
          <w:rFonts w:ascii="Arial" w:hAnsi="Arial" w:cs="Arial"/>
          <w:sz w:val="20"/>
          <w:szCs w:val="20"/>
        </w:rPr>
      </w:pPr>
    </w:p>
    <w:p w14:paraId="773622A4" w14:textId="03C2E05A" w:rsidR="001F1A8F" w:rsidRPr="00271AB3" w:rsidDel="00370ED7" w:rsidRDefault="001F1A8F">
      <w:pPr>
        <w:spacing w:line="247" w:lineRule="auto"/>
        <w:ind w:left="119"/>
        <w:jc w:val="both"/>
        <w:rPr>
          <w:ins w:id="17" w:author="Gerardo Ezequiel Saz Garcia" w:date="2024-04-17T15:39:00Z"/>
          <w:del w:id="18" w:author="Frank Harold Cardenas Espinoza" w:date="2024-05-04T14:48:00Z"/>
          <w:rFonts w:ascii="Arial" w:hAnsi="Arial" w:cs="Arial"/>
          <w:sz w:val="20"/>
          <w:szCs w:val="20"/>
        </w:rPr>
        <w:pPrChange w:id="19" w:author="Gerardo Ezequiel Saz Garcia" w:date="2024-04-17T15:35:00Z">
          <w:pPr>
            <w:spacing w:line="247" w:lineRule="auto"/>
            <w:ind w:left="119" w:right="161"/>
            <w:jc w:val="both"/>
          </w:pPr>
        </w:pPrChange>
      </w:pPr>
      <w:r w:rsidRPr="00271AB3">
        <w:rPr>
          <w:rFonts w:ascii="Arial" w:hAnsi="Arial" w:cs="Arial"/>
          <w:sz w:val="20"/>
          <w:szCs w:val="20"/>
        </w:rPr>
        <w:t xml:space="preserve">El </w:t>
      </w:r>
      <w:r w:rsidR="00EC56DE" w:rsidRPr="00271AB3">
        <w:rPr>
          <w:rFonts w:ascii="Arial" w:hAnsi="Arial" w:cs="Arial"/>
          <w:sz w:val="20"/>
          <w:szCs w:val="20"/>
        </w:rPr>
        <w:t>rol autorizado</w:t>
      </w:r>
      <w:r w:rsidRPr="00271AB3">
        <w:rPr>
          <w:rFonts w:ascii="Arial" w:hAnsi="Arial" w:cs="Arial"/>
          <w:sz w:val="20"/>
          <w:szCs w:val="20"/>
        </w:rPr>
        <w:t xml:space="preserve"> si tiene permiso para ello, podrá cancelar el Anuncio de Escala</w:t>
      </w:r>
      <w:r w:rsidR="00183C74" w:rsidRPr="00271AB3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183C74" w:rsidRPr="00271AB3">
        <w:rPr>
          <w:rFonts w:ascii="Arial" w:hAnsi="Arial" w:cs="Arial"/>
          <w:sz w:val="20"/>
          <w:szCs w:val="20"/>
        </w:rPr>
        <w:t>wireframe</w:t>
      </w:r>
      <w:proofErr w:type="spellEnd"/>
      <w:r w:rsidR="00183C74" w:rsidRPr="00271AB3">
        <w:rPr>
          <w:rFonts w:ascii="Arial" w:hAnsi="Arial" w:cs="Arial"/>
          <w:sz w:val="20"/>
          <w:szCs w:val="20"/>
        </w:rPr>
        <w:t xml:space="preserve"> 1)</w:t>
      </w:r>
      <w:r w:rsidRPr="00271AB3">
        <w:rPr>
          <w:rFonts w:ascii="Arial" w:hAnsi="Arial" w:cs="Arial"/>
          <w:sz w:val="20"/>
          <w:szCs w:val="20"/>
        </w:rPr>
        <w:t xml:space="preserve"> desde la página definida en la </w:t>
      </w:r>
      <w:proofErr w:type="spellStart"/>
      <w:r w:rsidRPr="00271AB3">
        <w:rPr>
          <w:rFonts w:ascii="Arial" w:hAnsi="Arial" w:cs="Arial"/>
          <w:sz w:val="20"/>
          <w:szCs w:val="20"/>
        </w:rPr>
        <w:t>HdU</w:t>
      </w:r>
      <w:proofErr w:type="spellEnd"/>
      <w:r w:rsidRPr="00271AB3">
        <w:rPr>
          <w:rFonts w:ascii="Arial" w:hAnsi="Arial" w:cs="Arial"/>
          <w:spacing w:val="1"/>
          <w:sz w:val="20"/>
          <w:szCs w:val="20"/>
        </w:rPr>
        <w:t xml:space="preserve"> </w:t>
      </w:r>
      <w:r w:rsidRPr="00271AB3">
        <w:rPr>
          <w:rFonts w:ascii="Arial" w:hAnsi="Arial" w:cs="Arial"/>
          <w:color w:val="0052CC"/>
          <w:sz w:val="20"/>
          <w:szCs w:val="20"/>
        </w:rPr>
        <w:t>VUCEPERPAM-</w:t>
      </w:r>
      <w:r w:rsidR="002F1DDF" w:rsidRPr="00271AB3">
        <w:rPr>
          <w:rFonts w:ascii="Arial" w:hAnsi="Arial" w:cs="Arial"/>
          <w:color w:val="0052CC"/>
          <w:sz w:val="20"/>
          <w:szCs w:val="20"/>
        </w:rPr>
        <w:t xml:space="preserve">329 Listado de </w:t>
      </w:r>
      <w:proofErr w:type="spellStart"/>
      <w:r w:rsidR="002F1DDF" w:rsidRPr="00271AB3">
        <w:rPr>
          <w:rFonts w:ascii="Arial" w:hAnsi="Arial" w:cs="Arial"/>
          <w:color w:val="0052CC"/>
          <w:sz w:val="20"/>
          <w:szCs w:val="20"/>
        </w:rPr>
        <w:t>DUEs</w:t>
      </w:r>
      <w:proofErr w:type="spellEnd"/>
      <w:r w:rsidRPr="00271AB3">
        <w:rPr>
          <w:rFonts w:ascii="Arial" w:hAnsi="Arial" w:cs="Arial"/>
          <w:color w:val="0052CC"/>
          <w:sz w:val="20"/>
          <w:szCs w:val="20"/>
        </w:rPr>
        <w:t xml:space="preserve"> </w:t>
      </w:r>
      <w:r w:rsidRPr="00271AB3">
        <w:rPr>
          <w:rFonts w:ascii="Arial" w:hAnsi="Arial" w:cs="Arial"/>
          <w:sz w:val="20"/>
          <w:szCs w:val="20"/>
        </w:rPr>
        <w:t xml:space="preserve">siempre y cuando el Anuncio de Escala </w:t>
      </w:r>
      <w:r w:rsidR="002F1DDF" w:rsidRPr="00271AB3">
        <w:rPr>
          <w:rFonts w:ascii="Arial" w:hAnsi="Arial" w:cs="Arial"/>
          <w:sz w:val="20"/>
          <w:szCs w:val="20"/>
        </w:rPr>
        <w:t>este</w:t>
      </w:r>
      <w:r w:rsidRPr="00271AB3">
        <w:rPr>
          <w:rFonts w:ascii="Arial" w:hAnsi="Arial" w:cs="Arial"/>
          <w:sz w:val="20"/>
          <w:szCs w:val="20"/>
        </w:rPr>
        <w:t xml:space="preserve"> creado y el estado del DUE sea </w:t>
      </w:r>
      <w:r w:rsidRPr="00271AB3">
        <w:rPr>
          <w:rFonts w:ascii="Arial" w:hAnsi="Arial" w:cs="Arial"/>
          <w:b/>
          <w:sz w:val="20"/>
          <w:szCs w:val="20"/>
        </w:rPr>
        <w:t>'</w:t>
      </w:r>
      <w:r w:rsidR="002F1DDF" w:rsidRPr="00271AB3">
        <w:rPr>
          <w:rFonts w:ascii="Arial" w:hAnsi="Arial" w:cs="Arial"/>
          <w:b/>
          <w:sz w:val="20"/>
          <w:szCs w:val="20"/>
        </w:rPr>
        <w:t xml:space="preserve">Arribo </w:t>
      </w:r>
      <w:r w:rsidRPr="00271AB3">
        <w:rPr>
          <w:rFonts w:ascii="Arial" w:hAnsi="Arial" w:cs="Arial"/>
          <w:b/>
          <w:sz w:val="20"/>
          <w:szCs w:val="20"/>
        </w:rPr>
        <w:t>Anunciado'</w:t>
      </w:r>
      <w:r w:rsidRPr="00271AB3">
        <w:rPr>
          <w:rFonts w:ascii="Arial" w:hAnsi="Arial" w:cs="Arial"/>
          <w:sz w:val="20"/>
          <w:szCs w:val="20"/>
        </w:rPr>
        <w:t xml:space="preserve">, </w:t>
      </w:r>
      <w:r w:rsidRPr="00271AB3">
        <w:rPr>
          <w:rFonts w:ascii="Arial" w:hAnsi="Arial" w:cs="Arial"/>
          <w:b/>
          <w:sz w:val="20"/>
          <w:szCs w:val="20"/>
        </w:rPr>
        <w:t>'Arribado Confirmado'</w:t>
      </w:r>
      <w:r w:rsidRPr="00271AB3">
        <w:rPr>
          <w:rFonts w:ascii="Arial" w:hAnsi="Arial" w:cs="Arial"/>
          <w:sz w:val="20"/>
          <w:szCs w:val="20"/>
        </w:rPr>
        <w:t xml:space="preserve">, </w:t>
      </w:r>
      <w:r w:rsidRPr="00271AB3">
        <w:rPr>
          <w:rFonts w:ascii="Arial" w:hAnsi="Arial" w:cs="Arial"/>
          <w:b/>
          <w:sz w:val="20"/>
          <w:szCs w:val="20"/>
        </w:rPr>
        <w:t>'Arribo Autorizado'</w:t>
      </w:r>
      <w:r w:rsidR="00934D65" w:rsidRPr="00271AB3">
        <w:rPr>
          <w:rFonts w:ascii="Arial" w:hAnsi="Arial" w:cs="Arial"/>
          <w:sz w:val="20"/>
          <w:szCs w:val="20"/>
        </w:rPr>
        <w:t xml:space="preserve">, </w:t>
      </w:r>
      <w:r w:rsidRPr="00644DA1">
        <w:rPr>
          <w:rFonts w:ascii="Arial" w:hAnsi="Arial" w:cs="Arial"/>
          <w:b/>
          <w:strike/>
          <w:sz w:val="20"/>
          <w:szCs w:val="20"/>
          <w:highlight w:val="yellow"/>
          <w:rPrChange w:id="20" w:author="Martín Andrés Gutiérrez López" w:date="2024-11-19T12:40:00Z" w16du:dateUtc="2024-11-19T17:40:00Z">
            <w:rPr>
              <w:rFonts w:ascii="Arial" w:hAnsi="Arial" w:cs="Arial"/>
              <w:b/>
              <w:sz w:val="20"/>
              <w:szCs w:val="20"/>
            </w:rPr>
          </w:rPrChange>
        </w:rPr>
        <w:t>'Arribo Autorizado Condicional'</w:t>
      </w:r>
      <w:ins w:id="21" w:author="Gerardo Ezequiel Saz Garcia" w:date="2024-04-17T15:39:00Z">
        <w:r w:rsidR="273D0B3D" w:rsidRPr="4BEDD1D6">
          <w:rPr>
            <w:rFonts w:ascii="Arial" w:hAnsi="Arial" w:cs="Arial"/>
            <w:b/>
            <w:bCs/>
            <w:sz w:val="20"/>
            <w:szCs w:val="20"/>
          </w:rPr>
          <w:t>.</w:t>
        </w:r>
      </w:ins>
    </w:p>
    <w:p w14:paraId="263E4F77" w14:textId="51F61CF8" w:rsidR="3F544541" w:rsidRDefault="00370ED7" w:rsidP="0A24392D">
      <w:pPr>
        <w:spacing w:line="247" w:lineRule="auto"/>
        <w:ind w:left="119"/>
        <w:jc w:val="both"/>
        <w:rPr>
          <w:ins w:id="22" w:author="Gerardo Ezequiel Saz Garcia" w:date="2024-04-17T15:39:00Z"/>
          <w:rFonts w:ascii="Arial" w:hAnsi="Arial" w:cs="Arial"/>
          <w:sz w:val="20"/>
          <w:szCs w:val="20"/>
          <w:rPrChange w:id="23" w:author="Gerardo Ezequiel Saz Garcia" w:date="2024-04-17T15:53:00Z">
            <w:rPr>
              <w:ins w:id="24" w:author="Gerardo Ezequiel Saz Garcia" w:date="2024-04-17T15:39:00Z"/>
              <w:rFonts w:ascii="Arial" w:hAnsi="Arial" w:cs="Arial"/>
              <w:b/>
              <w:bCs/>
              <w:sz w:val="20"/>
              <w:szCs w:val="20"/>
            </w:rPr>
          </w:rPrChange>
        </w:rPr>
      </w:pPr>
      <w:ins w:id="25" w:author="Frank Harold Cardenas Espinoza" w:date="2024-05-04T14:48:00Z">
        <w:r>
          <w:rPr>
            <w:rFonts w:ascii="Arial" w:hAnsi="Arial" w:cs="Arial"/>
            <w:sz w:val="20"/>
            <w:szCs w:val="20"/>
          </w:rPr>
          <w:t xml:space="preserve"> </w:t>
        </w:r>
      </w:ins>
      <w:ins w:id="26" w:author="Gerardo Ezequiel Saz Garcia" w:date="2024-04-17T15:53:00Z">
        <w:r w:rsidR="3F544541" w:rsidRPr="0A24392D">
          <w:rPr>
            <w:rFonts w:ascii="Arial" w:hAnsi="Arial" w:cs="Arial"/>
            <w:sz w:val="20"/>
            <w:szCs w:val="20"/>
            <w:rPrChange w:id="27" w:author="Gerardo Ezequiel Saz Garcia" w:date="2024-04-17T15:53:00Z">
              <w:rPr>
                <w:rFonts w:ascii="Arial" w:hAnsi="Arial" w:cs="Arial"/>
                <w:b/>
                <w:bCs/>
                <w:sz w:val="20"/>
                <w:szCs w:val="20"/>
              </w:rPr>
            </w:rPrChange>
          </w:rPr>
          <w:t xml:space="preserve">No habrá cancelación para el </w:t>
        </w:r>
      </w:ins>
      <w:ins w:id="28" w:author="Gerardo Ezequiel Saz Garcia" w:date="2024-04-17T15:39:00Z">
        <w:r w:rsidR="273D0B3D" w:rsidRPr="00FD7429">
          <w:rPr>
            <w:rFonts w:ascii="Arial" w:hAnsi="Arial" w:cs="Arial"/>
            <w:sz w:val="20"/>
            <w:szCs w:val="20"/>
          </w:rPr>
          <w:t>Zarp</w:t>
        </w:r>
      </w:ins>
      <w:ins w:id="29" w:author="Gerardo Ezequiel Saz Garcia" w:date="2024-04-17T15:40:00Z">
        <w:r w:rsidR="273D0B3D" w:rsidRPr="00FD7429">
          <w:rPr>
            <w:rFonts w:ascii="Arial" w:hAnsi="Arial" w:cs="Arial"/>
            <w:sz w:val="20"/>
            <w:szCs w:val="20"/>
          </w:rPr>
          <w:t>e</w:t>
        </w:r>
      </w:ins>
      <w:ins w:id="30" w:author="Gerardo Ezequiel Saz Garcia" w:date="2024-04-17T15:53:00Z">
        <w:r w:rsidR="3F544541" w:rsidRPr="0A24392D">
          <w:rPr>
            <w:rFonts w:ascii="Arial" w:hAnsi="Arial" w:cs="Arial"/>
            <w:sz w:val="20"/>
            <w:szCs w:val="20"/>
            <w:rPrChange w:id="31" w:author="Gerardo Ezequiel Saz Garcia" w:date="2024-04-17T15:53:00Z">
              <w:rPr>
                <w:rFonts w:ascii="Arial" w:hAnsi="Arial" w:cs="Arial"/>
                <w:b/>
                <w:bCs/>
                <w:sz w:val="20"/>
                <w:szCs w:val="20"/>
              </w:rPr>
            </w:rPrChange>
          </w:rPr>
          <w:t>.</w:t>
        </w:r>
      </w:ins>
    </w:p>
    <w:p w14:paraId="2CE1686B" w14:textId="5BAB3B96" w:rsidR="001F1A8F" w:rsidRPr="00271AB3" w:rsidRDefault="003E7148" w:rsidP="4BEDD1D6">
      <w:pPr>
        <w:spacing w:line="247" w:lineRule="auto"/>
        <w:ind w:left="119"/>
        <w:jc w:val="both"/>
        <w:rPr>
          <w:del w:id="32" w:author="Gerardo Ezequiel Saz Garcia" w:date="2024-04-17T15:54:00Z"/>
          <w:rFonts w:ascii="Arial" w:hAnsi="Arial" w:cs="Arial"/>
          <w:sz w:val="20"/>
          <w:szCs w:val="20"/>
        </w:rPr>
      </w:pPr>
      <w:del w:id="33" w:author="Gerardo Ezequiel Saz Garcia" w:date="2024-04-17T15:41:00Z">
        <w:r w:rsidRPr="00271AB3">
          <w:rPr>
            <w:rFonts w:ascii="Arial" w:hAnsi="Arial" w:cs="Arial"/>
            <w:sz w:val="20"/>
            <w:szCs w:val="20"/>
          </w:rPr>
          <w:delText>,</w:delText>
        </w:r>
      </w:del>
      <w:del w:id="34" w:author="Gerardo Ezequiel Saz Garcia" w:date="2024-04-17T15:40:00Z">
        <w:r w:rsidRPr="00271AB3">
          <w:rPr>
            <w:rFonts w:ascii="Arial" w:hAnsi="Arial" w:cs="Arial"/>
            <w:sz w:val="20"/>
            <w:szCs w:val="20"/>
          </w:rPr>
          <w:delText xml:space="preserve"> </w:delText>
        </w:r>
      </w:del>
      <w:del w:id="35" w:author="Gerardo Ezequiel Saz Garcia" w:date="2024-04-17T15:54:00Z">
        <w:r w:rsidR="00934D65" w:rsidRPr="00271AB3">
          <w:rPr>
            <w:rFonts w:ascii="Arial" w:hAnsi="Arial" w:cs="Arial"/>
            <w:b/>
            <w:sz w:val="20"/>
            <w:szCs w:val="20"/>
          </w:rPr>
          <w:delText>'Zarpe Anunciado'</w:delText>
        </w:r>
        <w:r w:rsidR="00934D65" w:rsidRPr="00271AB3">
          <w:rPr>
            <w:rFonts w:ascii="Arial" w:hAnsi="Arial" w:cs="Arial"/>
            <w:sz w:val="20"/>
            <w:szCs w:val="20"/>
          </w:rPr>
          <w:delText xml:space="preserve">, </w:delText>
        </w:r>
        <w:r w:rsidR="00934D65" w:rsidRPr="00271AB3">
          <w:rPr>
            <w:rFonts w:ascii="Arial" w:hAnsi="Arial" w:cs="Arial"/>
            <w:b/>
            <w:sz w:val="20"/>
            <w:szCs w:val="20"/>
          </w:rPr>
          <w:delText xml:space="preserve">'Zarpe Confirmado' </w:delText>
        </w:r>
        <w:r w:rsidR="00934D65" w:rsidRPr="00271AB3">
          <w:rPr>
            <w:rFonts w:ascii="Arial" w:hAnsi="Arial" w:cs="Arial"/>
            <w:sz w:val="20"/>
            <w:szCs w:val="20"/>
          </w:rPr>
          <w:delText xml:space="preserve">o </w:delText>
        </w:r>
        <w:r w:rsidR="00934D65" w:rsidRPr="00271AB3">
          <w:rPr>
            <w:rFonts w:ascii="Arial" w:hAnsi="Arial" w:cs="Arial"/>
            <w:b/>
            <w:sz w:val="20"/>
            <w:szCs w:val="20"/>
          </w:rPr>
          <w:delText>'Zarpe Autorizado'</w:delText>
        </w:r>
        <w:r w:rsidR="00526060" w:rsidRPr="00271AB3">
          <w:rPr>
            <w:rFonts w:ascii="Arial" w:hAnsi="Arial" w:cs="Arial"/>
            <w:b/>
            <w:sz w:val="20"/>
            <w:szCs w:val="20"/>
          </w:rPr>
          <w:delText>.</w:delText>
        </w:r>
      </w:del>
    </w:p>
    <w:p w14:paraId="5E6F99C6" w14:textId="52C314D4" w:rsidR="001F1A8F" w:rsidDel="00EA37A7" w:rsidRDefault="001F1A8F" w:rsidP="00EA37A7">
      <w:pPr>
        <w:pStyle w:val="Textoindependiente"/>
        <w:rPr>
          <w:del w:id="36" w:author="Frank Harold Cardenas Espinoza" w:date="2024-04-17T18:28:00Z"/>
          <w:rFonts w:ascii="Arial" w:hAnsi="Arial" w:cs="Arial"/>
          <w:sz w:val="20"/>
          <w:szCs w:val="20"/>
        </w:rPr>
      </w:pPr>
    </w:p>
    <w:p w14:paraId="3291685D" w14:textId="77777777" w:rsidR="00EA37A7" w:rsidRPr="00271AB3" w:rsidRDefault="00EA37A7" w:rsidP="00EA37A7">
      <w:pPr>
        <w:pStyle w:val="Textoindependiente"/>
        <w:spacing w:before="5"/>
        <w:rPr>
          <w:ins w:id="37" w:author="Frank Harold Cardenas Espinoza" w:date="2024-04-17T18:28:00Z"/>
          <w:rFonts w:ascii="Arial" w:hAnsi="Arial" w:cs="Arial"/>
          <w:sz w:val="20"/>
          <w:szCs w:val="20"/>
        </w:rPr>
      </w:pPr>
    </w:p>
    <w:p w14:paraId="7A6B3703" w14:textId="7FF3CB1D" w:rsidR="001F1A8F" w:rsidRPr="00271AB3" w:rsidRDefault="001F1A8F">
      <w:pPr>
        <w:pStyle w:val="Textoindependiente"/>
        <w:ind w:left="119"/>
        <w:rPr>
          <w:rFonts w:ascii="Arial" w:hAnsi="Arial" w:cs="Arial"/>
          <w:sz w:val="20"/>
          <w:szCs w:val="20"/>
        </w:rPr>
        <w:pPrChange w:id="38" w:author="Frank Harold Cardenas Espinoza" w:date="2024-04-17T18:28:00Z">
          <w:pPr>
            <w:pStyle w:val="Textoindependiente"/>
            <w:ind w:left="119" w:right="81"/>
          </w:pPr>
        </w:pPrChange>
      </w:pPr>
      <w:r w:rsidRPr="00271AB3">
        <w:rPr>
          <w:rFonts w:ascii="Arial" w:hAnsi="Arial" w:cs="Arial"/>
          <w:sz w:val="20"/>
          <w:szCs w:val="20"/>
        </w:rPr>
        <w:t xml:space="preserve">Cuando el </w:t>
      </w:r>
      <w:r w:rsidR="00EC56DE" w:rsidRPr="00271AB3">
        <w:rPr>
          <w:rFonts w:ascii="Arial" w:hAnsi="Arial" w:cs="Arial"/>
          <w:sz w:val="20"/>
          <w:szCs w:val="20"/>
        </w:rPr>
        <w:t>rol autorizado</w:t>
      </w:r>
      <w:r w:rsidRPr="00271AB3">
        <w:rPr>
          <w:rFonts w:ascii="Arial" w:hAnsi="Arial" w:cs="Arial"/>
          <w:sz w:val="20"/>
          <w:szCs w:val="20"/>
        </w:rPr>
        <w:t xml:space="preserve"> inicia el proceso de cancelación, el sistema solicitará la confirmación de la acción por parte del </w:t>
      </w:r>
      <w:r w:rsidR="00EC56DE" w:rsidRPr="00271AB3">
        <w:rPr>
          <w:rFonts w:ascii="Arial" w:hAnsi="Arial" w:cs="Arial"/>
          <w:sz w:val="20"/>
          <w:szCs w:val="20"/>
        </w:rPr>
        <w:t>rol solicitado</w:t>
      </w:r>
      <w:r w:rsidRPr="00271AB3">
        <w:rPr>
          <w:rFonts w:ascii="Arial" w:hAnsi="Arial" w:cs="Arial"/>
          <w:sz w:val="20"/>
          <w:szCs w:val="20"/>
        </w:rPr>
        <w:t>, mediante el mensaje informati</w:t>
      </w:r>
      <w:r w:rsidRPr="00271AB3">
        <w:rPr>
          <w:rFonts w:ascii="Arial" w:hAnsi="Arial" w:cs="Arial"/>
          <w:sz w:val="20"/>
          <w:szCs w:val="20"/>
          <w:highlight w:val="yellow"/>
        </w:rPr>
        <w:t xml:space="preserve">vo </w:t>
      </w:r>
      <w:r w:rsidRPr="00271AB3">
        <w:rPr>
          <w:rFonts w:ascii="Arial" w:hAnsi="Arial" w:cs="Arial"/>
          <w:color w:val="0052CC"/>
          <w:sz w:val="20"/>
          <w:szCs w:val="20"/>
          <w:highlight w:val="yellow"/>
        </w:rPr>
        <w:t>I</w:t>
      </w:r>
      <w:r w:rsidRPr="00271AB3">
        <w:rPr>
          <w:rFonts w:ascii="Arial" w:hAnsi="Arial" w:cs="Arial"/>
          <w:color w:val="0052CC"/>
          <w:spacing w:val="-39"/>
          <w:sz w:val="20"/>
          <w:szCs w:val="20"/>
          <w:highlight w:val="yellow"/>
        </w:rPr>
        <w:t xml:space="preserve"> </w:t>
      </w:r>
      <w:r w:rsidRPr="00271AB3">
        <w:rPr>
          <w:rFonts w:ascii="Arial" w:hAnsi="Arial" w:cs="Arial"/>
          <w:color w:val="0052CC"/>
          <w:sz w:val="20"/>
          <w:szCs w:val="20"/>
          <w:highlight w:val="yellow"/>
        </w:rPr>
        <w:t>0080</w:t>
      </w:r>
      <w:r w:rsidRPr="00271AB3">
        <w:rPr>
          <w:rFonts w:ascii="Arial" w:hAnsi="Arial" w:cs="Arial"/>
          <w:sz w:val="20"/>
          <w:szCs w:val="20"/>
          <w:highlight w:val="yellow"/>
        </w:rPr>
        <w:t>.</w:t>
      </w:r>
    </w:p>
    <w:p w14:paraId="7E2A787B" w14:textId="56E4DC06" w:rsidR="001F1A8F" w:rsidRPr="00271AB3" w:rsidDel="006E6704" w:rsidRDefault="001F1A8F" w:rsidP="001F1A8F">
      <w:pPr>
        <w:pStyle w:val="Textoindependiente"/>
        <w:spacing w:before="10"/>
        <w:rPr>
          <w:del w:id="39" w:author="Martín Andrés Gutiérrez López" w:date="2024-10-15T00:08:00Z" w16du:dateUtc="2024-10-15T05:08:00Z"/>
          <w:rFonts w:ascii="Arial" w:hAnsi="Arial" w:cs="Arial"/>
          <w:sz w:val="20"/>
          <w:szCs w:val="20"/>
        </w:rPr>
      </w:pPr>
    </w:p>
    <w:p w14:paraId="6190E80C" w14:textId="362E1BB0" w:rsidR="00F33F4A" w:rsidRPr="00271AB3" w:rsidRDefault="00F33F4A">
      <w:pPr>
        <w:pStyle w:val="Textoindependiente"/>
        <w:ind w:left="119"/>
        <w:jc w:val="both"/>
        <w:rPr>
          <w:del w:id="40" w:author="Jose Naupas" w:date="2024-10-10T00:20:00Z" w16du:dateUtc="2024-10-10T00:20:02Z"/>
          <w:rFonts w:ascii="Arial" w:hAnsi="Arial" w:cs="Arial"/>
          <w:b/>
          <w:bCs/>
          <w:sz w:val="20"/>
          <w:szCs w:val="20"/>
        </w:rPr>
        <w:pPrChange w:id="41" w:author="Gerardo Ezequiel Saz Garcia" w:date="2024-04-17T10:35:00Z">
          <w:pPr>
            <w:pStyle w:val="Textoindependiente"/>
            <w:ind w:left="119" w:right="158"/>
          </w:pPr>
        </w:pPrChange>
      </w:pPr>
      <w:commentRangeStart w:id="42"/>
      <w:commentRangeStart w:id="43"/>
      <w:del w:id="44" w:author="Jose Naupas" w:date="2024-10-10T00:20:00Z">
        <w:r w:rsidRPr="72864D26" w:rsidDel="00F33F4A">
          <w:rPr>
            <w:rFonts w:ascii="Arial" w:hAnsi="Arial" w:cs="Arial"/>
            <w:sz w:val="20"/>
            <w:szCs w:val="20"/>
          </w:rPr>
          <w:delText xml:space="preserve">En caso de que se cancele el anuncio de escala cuando el DUE se encuentre en estado </w:delText>
        </w:r>
        <w:r w:rsidRPr="72864D26" w:rsidDel="00F33F4A">
          <w:rPr>
            <w:rFonts w:ascii="Arial" w:hAnsi="Arial" w:cs="Arial"/>
            <w:b/>
            <w:bCs/>
            <w:sz w:val="20"/>
            <w:szCs w:val="20"/>
          </w:rPr>
          <w:delText>'Arribo Anunciado'</w:delText>
        </w:r>
        <w:r w:rsidRPr="72864D26" w:rsidDel="00C85CD1">
          <w:rPr>
            <w:rFonts w:ascii="Arial" w:hAnsi="Arial" w:cs="Arial"/>
            <w:sz w:val="20"/>
            <w:szCs w:val="20"/>
          </w:rPr>
          <w:delText xml:space="preserve">, si </w:delText>
        </w:r>
        <w:r w:rsidRPr="72864D26" w:rsidDel="00E447DF">
          <w:rPr>
            <w:rFonts w:ascii="Arial" w:hAnsi="Arial" w:cs="Arial"/>
            <w:sz w:val="20"/>
            <w:szCs w:val="20"/>
          </w:rPr>
          <w:delText>el sistema comprueba el cumplimiento del estado requerido</w:delText>
        </w:r>
        <w:r w:rsidRPr="72864D26" w:rsidDel="00C85CD1">
          <w:rPr>
            <w:rFonts w:ascii="Arial" w:hAnsi="Arial" w:cs="Arial"/>
            <w:sz w:val="20"/>
            <w:szCs w:val="20"/>
          </w:rPr>
          <w:delText>, entonces:</w:delText>
        </w:r>
      </w:del>
      <w:commentRangeEnd w:id="42"/>
      <w:r>
        <w:commentReference w:id="42"/>
      </w:r>
      <w:commentRangeEnd w:id="43"/>
      <w:r>
        <w:commentReference w:id="43"/>
      </w:r>
    </w:p>
    <w:p w14:paraId="1C523CFE" w14:textId="77777777" w:rsidR="00F80764" w:rsidRPr="00271AB3" w:rsidRDefault="00F80764" w:rsidP="72864D26">
      <w:pPr>
        <w:pStyle w:val="Textoindependiente"/>
        <w:ind w:left="119" w:right="158"/>
        <w:rPr>
          <w:del w:id="45" w:author="Jose Naupas" w:date="2024-10-10T00:20:00Z" w16du:dateUtc="2024-10-10T00:20:02Z"/>
          <w:rFonts w:ascii="Arial" w:hAnsi="Arial" w:cs="Arial"/>
          <w:b/>
          <w:bCs/>
          <w:sz w:val="20"/>
          <w:szCs w:val="20"/>
        </w:rPr>
      </w:pPr>
    </w:p>
    <w:p w14:paraId="4AAB1AAF" w14:textId="3F35063F" w:rsidR="00F80764" w:rsidRPr="00271AB3" w:rsidRDefault="00C85CD1" w:rsidP="00F80764">
      <w:pPr>
        <w:pStyle w:val="Textoindependiente"/>
        <w:numPr>
          <w:ilvl w:val="0"/>
          <w:numId w:val="5"/>
        </w:numPr>
        <w:ind w:right="158"/>
        <w:rPr>
          <w:del w:id="46" w:author="Jose Naupas" w:date="2024-10-10T00:20:00Z" w16du:dateUtc="2024-10-10T00:20:02Z"/>
          <w:rFonts w:ascii="Arial" w:hAnsi="Arial" w:cs="Arial"/>
          <w:sz w:val="20"/>
          <w:szCs w:val="20"/>
        </w:rPr>
      </w:pPr>
      <w:del w:id="47" w:author="Jose Naupas" w:date="2024-10-10T00:20:00Z">
        <w:r w:rsidRPr="72864D26" w:rsidDel="00C85CD1">
          <w:rPr>
            <w:rFonts w:ascii="Arial" w:hAnsi="Arial" w:cs="Arial"/>
            <w:sz w:val="20"/>
            <w:szCs w:val="20"/>
          </w:rPr>
          <w:delText xml:space="preserve">Modifica el </w:delText>
        </w:r>
        <w:r w:rsidRPr="72864D26" w:rsidDel="00F41341">
          <w:rPr>
            <w:rFonts w:ascii="Arial" w:hAnsi="Arial" w:cs="Arial"/>
            <w:sz w:val="20"/>
            <w:szCs w:val="20"/>
          </w:rPr>
          <w:delText xml:space="preserve">estado de </w:delText>
        </w:r>
        <w:r w:rsidRPr="72864D26" w:rsidDel="00F80764">
          <w:rPr>
            <w:rFonts w:ascii="Arial" w:hAnsi="Arial" w:cs="Arial"/>
            <w:sz w:val="20"/>
            <w:szCs w:val="20"/>
          </w:rPr>
          <w:delText xml:space="preserve">DUE </w:delText>
        </w:r>
        <w:r w:rsidRPr="72864D26" w:rsidDel="00F41341">
          <w:rPr>
            <w:rFonts w:ascii="Arial" w:hAnsi="Arial" w:cs="Arial"/>
            <w:sz w:val="20"/>
            <w:szCs w:val="20"/>
          </w:rPr>
          <w:delText xml:space="preserve">a </w:delText>
        </w:r>
        <w:r w:rsidRPr="72864D26" w:rsidDel="00F80764">
          <w:rPr>
            <w:rFonts w:ascii="Arial" w:hAnsi="Arial" w:cs="Arial"/>
            <w:sz w:val="20"/>
            <w:szCs w:val="20"/>
          </w:rPr>
          <w:delText>'Cancelado'</w:delText>
        </w:r>
        <w:r w:rsidRPr="72864D26" w:rsidDel="00C85CD1">
          <w:rPr>
            <w:rFonts w:ascii="Arial" w:hAnsi="Arial" w:cs="Arial"/>
            <w:sz w:val="20"/>
            <w:szCs w:val="20"/>
          </w:rPr>
          <w:delText>.</w:delText>
        </w:r>
      </w:del>
    </w:p>
    <w:p w14:paraId="212B94C7" w14:textId="598ADC5F" w:rsidR="00F80764" w:rsidRPr="00271AB3" w:rsidRDefault="00C85CD1" w:rsidP="00F80764">
      <w:pPr>
        <w:pStyle w:val="Textoindependiente"/>
        <w:numPr>
          <w:ilvl w:val="0"/>
          <w:numId w:val="5"/>
        </w:numPr>
        <w:ind w:right="158"/>
        <w:rPr>
          <w:del w:id="48" w:author="Jose Naupas" w:date="2024-10-10T00:20:00Z" w16du:dateUtc="2024-10-10T00:20:02Z"/>
          <w:rFonts w:ascii="Arial" w:hAnsi="Arial" w:cs="Arial"/>
          <w:sz w:val="20"/>
          <w:szCs w:val="20"/>
        </w:rPr>
      </w:pPr>
      <w:del w:id="49" w:author="Jose Naupas" w:date="2024-10-10T00:20:00Z">
        <w:r w:rsidRPr="72864D26" w:rsidDel="00C85CD1">
          <w:rPr>
            <w:rFonts w:ascii="Arial" w:hAnsi="Arial" w:cs="Arial"/>
            <w:sz w:val="20"/>
            <w:szCs w:val="20"/>
          </w:rPr>
          <w:delText>Inhabilita l</w:delText>
        </w:r>
        <w:r w:rsidRPr="72864D26" w:rsidDel="00F80764">
          <w:rPr>
            <w:rFonts w:ascii="Arial" w:hAnsi="Arial" w:cs="Arial"/>
            <w:sz w:val="20"/>
            <w:szCs w:val="20"/>
          </w:rPr>
          <w:delText>os campos y botones del DUE.</w:delText>
        </w:r>
      </w:del>
    </w:p>
    <w:p w14:paraId="1FF74AAC" w14:textId="77777777" w:rsidR="00F80764" w:rsidRPr="00797CDD" w:rsidRDefault="00F80764" w:rsidP="055A403A">
      <w:pPr>
        <w:pStyle w:val="Textoindependiente"/>
        <w:numPr>
          <w:ilvl w:val="0"/>
          <w:numId w:val="5"/>
        </w:numPr>
        <w:spacing w:before="3"/>
        <w:ind w:right="175"/>
        <w:rPr>
          <w:del w:id="50" w:author="Jose Naupas" w:date="2024-10-05T01:33:00Z" w16du:dateUtc="2024-10-05T01:33:13Z"/>
          <w:rFonts w:ascii="Arial" w:hAnsi="Arial" w:cs="Arial"/>
          <w:sz w:val="20"/>
          <w:szCs w:val="20"/>
        </w:rPr>
      </w:pPr>
      <w:del w:id="51" w:author="Jose Naupas" w:date="2024-10-05T01:33:00Z">
        <w:r w:rsidRPr="72864D26" w:rsidDel="00F80764">
          <w:rPr>
            <w:rFonts w:ascii="Arial" w:hAnsi="Arial" w:cs="Arial"/>
            <w:sz w:val="20"/>
            <w:szCs w:val="20"/>
          </w:rPr>
          <w:delText xml:space="preserve">Guarda un registro de la acción para mantener un histórico siguiendo el formato descrito en la </w:delText>
        </w:r>
      </w:del>
      <w:del w:id="52" w:author="Jose Naupas" w:date="2024-10-10T00:20:00Z">
        <w:r w:rsidRPr="72864D26" w:rsidDel="00F80764">
          <w:rPr>
            <w:rFonts w:ascii="Arial" w:hAnsi="Arial" w:cs="Arial"/>
            <w:sz w:val="20"/>
            <w:szCs w:val="20"/>
          </w:rPr>
          <w:delText>HdU</w:delText>
        </w:r>
      </w:del>
      <w:del w:id="53" w:author="Jose Naupas" w:date="2024-10-05T01:33:00Z">
        <w:r w:rsidRPr="72864D26" w:rsidDel="00F80764">
          <w:rPr>
            <w:rFonts w:ascii="Arial" w:hAnsi="Arial" w:cs="Arial"/>
            <w:sz w:val="20"/>
            <w:szCs w:val="20"/>
          </w:rPr>
          <w:delText xml:space="preserve"> </w:delText>
        </w:r>
      </w:del>
      <w:del w:id="54" w:author="Jose Naupas" w:date="2024-10-10T00:20:00Z">
        <w:r w:rsidRPr="72864D26" w:rsidDel="00F80764">
          <w:rPr>
            <w:rFonts w:ascii="Arial" w:hAnsi="Arial" w:cs="Arial"/>
            <w:color w:val="0052CC"/>
            <w:sz w:val="20"/>
            <w:szCs w:val="20"/>
          </w:rPr>
          <w:delText>VUCEPERPAM-</w:delText>
        </w:r>
      </w:del>
      <w:del w:id="55" w:author="Jose Naupas" w:date="2024-10-05T01:33:00Z">
        <w:r w:rsidRPr="72864D26" w:rsidDel="00F80764">
          <w:rPr>
            <w:rFonts w:ascii="Arial" w:hAnsi="Arial" w:cs="Arial"/>
            <w:color w:val="0052CC"/>
            <w:sz w:val="20"/>
            <w:szCs w:val="20"/>
          </w:rPr>
          <w:delText>373</w:delText>
        </w:r>
      </w:del>
      <w:del w:id="56" w:author="Jose Naupas" w:date="2024-10-10T00:20:00Z">
        <w:r w:rsidRPr="72864D26" w:rsidDel="00F80764">
          <w:rPr>
            <w:rFonts w:ascii="Arial" w:hAnsi="Arial" w:cs="Arial"/>
            <w:color w:val="0052CC"/>
            <w:sz w:val="20"/>
            <w:szCs w:val="20"/>
          </w:rPr>
          <w:delText xml:space="preserve"> Histórico de Cambios</w:delText>
        </w:r>
      </w:del>
      <w:del w:id="57" w:author="Jose Naupas" w:date="2024-10-05T01:33:00Z">
        <w:r w:rsidRPr="72864D26" w:rsidDel="00F80764">
          <w:rPr>
            <w:rFonts w:ascii="Arial" w:hAnsi="Arial" w:cs="Arial"/>
            <w:color w:val="0052CC"/>
            <w:sz w:val="20"/>
            <w:szCs w:val="20"/>
          </w:rPr>
          <w:delText xml:space="preserve"> </w:delText>
        </w:r>
      </w:del>
    </w:p>
    <w:p w14:paraId="0647321D" w14:textId="77777777" w:rsidR="00C63707" w:rsidRPr="00271AB3" w:rsidRDefault="00C63707" w:rsidP="00C63707">
      <w:pPr>
        <w:pStyle w:val="Textoindependiente"/>
        <w:numPr>
          <w:ilvl w:val="0"/>
          <w:numId w:val="5"/>
        </w:numPr>
        <w:spacing w:before="3"/>
        <w:ind w:right="175"/>
        <w:rPr>
          <w:del w:id="58" w:author="Jose Naupas" w:date="2024-10-10T00:20:00Z" w16du:dateUtc="2024-10-10T00:20:02Z"/>
          <w:rFonts w:ascii="Arial" w:hAnsi="Arial" w:cs="Arial"/>
          <w:sz w:val="20"/>
          <w:szCs w:val="20"/>
        </w:rPr>
      </w:pPr>
      <w:del w:id="59" w:author="Jose Naupas" w:date="2024-10-10T00:20:00Z">
        <w:r w:rsidRPr="72864D26" w:rsidDel="00C63707">
          <w:rPr>
            <w:rFonts w:ascii="Arial" w:hAnsi="Arial" w:cs="Arial"/>
            <w:sz w:val="20"/>
            <w:szCs w:val="20"/>
          </w:rPr>
          <w:delText xml:space="preserve">Muestra por pantalla el mensaje informativo </w:delText>
        </w:r>
        <w:r w:rsidRPr="72864D26" w:rsidDel="00C63707">
          <w:rPr>
            <w:rFonts w:ascii="Arial" w:hAnsi="Arial" w:cs="Arial"/>
            <w:color w:val="0052CC"/>
            <w:sz w:val="20"/>
            <w:szCs w:val="20"/>
            <w:highlight w:val="yellow"/>
          </w:rPr>
          <w:delText>I0096</w:delText>
        </w:r>
        <w:r w:rsidRPr="72864D26" w:rsidDel="00C63707">
          <w:rPr>
            <w:rFonts w:ascii="Arial" w:hAnsi="Arial" w:cs="Arial"/>
            <w:sz w:val="20"/>
            <w:szCs w:val="20"/>
            <w:highlight w:val="yellow"/>
          </w:rPr>
          <w:delText>.</w:delText>
        </w:r>
      </w:del>
    </w:p>
    <w:p w14:paraId="4C1FDD05" w14:textId="77777777" w:rsidR="00F33F4A" w:rsidRPr="00271AB3" w:rsidRDefault="00F33F4A" w:rsidP="001F1A8F">
      <w:pPr>
        <w:pStyle w:val="Textoindependiente"/>
        <w:ind w:left="119" w:right="158"/>
        <w:rPr>
          <w:rFonts w:ascii="Arial" w:hAnsi="Arial" w:cs="Arial"/>
          <w:sz w:val="20"/>
          <w:szCs w:val="20"/>
        </w:rPr>
      </w:pPr>
    </w:p>
    <w:p w14:paraId="17C33F2A" w14:textId="67FE373D" w:rsidR="001F1A8F" w:rsidRPr="00271AB3" w:rsidRDefault="001F1A8F" w:rsidP="00B47111">
      <w:pPr>
        <w:pStyle w:val="Textoindependiente"/>
        <w:ind w:left="119" w:right="158"/>
        <w:jc w:val="both"/>
        <w:rPr>
          <w:rFonts w:ascii="Arial" w:hAnsi="Arial" w:cs="Arial"/>
          <w:sz w:val="20"/>
          <w:szCs w:val="20"/>
        </w:rPr>
      </w:pPr>
      <w:commentRangeStart w:id="60"/>
      <w:commentRangeStart w:id="61"/>
      <w:r w:rsidRPr="72864D26">
        <w:rPr>
          <w:rFonts w:ascii="Arial" w:hAnsi="Arial" w:cs="Arial"/>
          <w:sz w:val="20"/>
          <w:szCs w:val="20"/>
        </w:rPr>
        <w:t xml:space="preserve">En caso de que se cancele el </w:t>
      </w:r>
      <w:r w:rsidR="00526060" w:rsidRPr="72864D26">
        <w:rPr>
          <w:rFonts w:ascii="Arial" w:hAnsi="Arial" w:cs="Arial"/>
          <w:sz w:val="20"/>
          <w:szCs w:val="20"/>
        </w:rPr>
        <w:t>a</w:t>
      </w:r>
      <w:r w:rsidRPr="72864D26">
        <w:rPr>
          <w:rFonts w:ascii="Arial" w:hAnsi="Arial" w:cs="Arial"/>
          <w:sz w:val="20"/>
          <w:szCs w:val="20"/>
        </w:rPr>
        <w:t xml:space="preserve">nuncio de </w:t>
      </w:r>
      <w:r w:rsidR="00526060" w:rsidRPr="72864D26">
        <w:rPr>
          <w:rFonts w:ascii="Arial" w:hAnsi="Arial" w:cs="Arial"/>
          <w:sz w:val="20"/>
          <w:szCs w:val="20"/>
        </w:rPr>
        <w:t>e</w:t>
      </w:r>
      <w:r w:rsidRPr="72864D26">
        <w:rPr>
          <w:rFonts w:ascii="Arial" w:hAnsi="Arial" w:cs="Arial"/>
          <w:sz w:val="20"/>
          <w:szCs w:val="20"/>
        </w:rPr>
        <w:t xml:space="preserve">scala </w:t>
      </w:r>
      <w:r w:rsidR="00CA51E6" w:rsidRPr="72864D26">
        <w:rPr>
          <w:rFonts w:ascii="Arial" w:hAnsi="Arial" w:cs="Arial"/>
          <w:sz w:val="20"/>
          <w:szCs w:val="20"/>
        </w:rPr>
        <w:t>cuando el DUE se encuentre en</w:t>
      </w:r>
      <w:r w:rsidRPr="72864D26">
        <w:rPr>
          <w:rFonts w:ascii="Arial" w:hAnsi="Arial" w:cs="Arial"/>
          <w:sz w:val="20"/>
          <w:szCs w:val="20"/>
        </w:rPr>
        <w:t xml:space="preserve"> estado</w:t>
      </w:r>
      <w:r w:rsidR="00CA51E6" w:rsidRPr="72864D26">
        <w:rPr>
          <w:rFonts w:ascii="Arial" w:hAnsi="Arial" w:cs="Arial"/>
          <w:sz w:val="20"/>
          <w:szCs w:val="20"/>
        </w:rPr>
        <w:t xml:space="preserve"> </w:t>
      </w:r>
      <w:ins w:id="62" w:author="Jose Naupas" w:date="2024-10-10T00:20:00Z">
        <w:r w:rsidR="35E3F14B" w:rsidRPr="72864D26">
          <w:rPr>
            <w:rFonts w:ascii="Arial" w:hAnsi="Arial" w:cs="Arial"/>
            <w:sz w:val="20"/>
            <w:szCs w:val="20"/>
          </w:rPr>
          <w:t>‘</w:t>
        </w:r>
        <w:r w:rsidR="35E3F14B" w:rsidRPr="72864D26">
          <w:rPr>
            <w:rFonts w:asciiTheme="minorHAnsi" w:eastAsiaTheme="minorEastAsia" w:hAnsiTheme="minorHAnsi" w:cstheme="minorBidi"/>
            <w:b/>
            <w:bCs/>
            <w:sz w:val="20"/>
            <w:szCs w:val="20"/>
            <w:rPrChange w:id="63" w:author="Jose Naupas" w:date="2024-10-10T00:20:00Z">
              <w:rPr>
                <w:rFonts w:ascii="Arial" w:hAnsi="Arial" w:cs="Arial"/>
                <w:sz w:val="20"/>
                <w:szCs w:val="20"/>
              </w:rPr>
            </w:rPrChange>
          </w:rPr>
          <w:t>Arribo Anunciado’</w:t>
        </w:r>
        <w:r w:rsidR="35E3F14B" w:rsidRPr="72864D26">
          <w:rPr>
            <w:rFonts w:ascii="Arial" w:hAnsi="Arial" w:cs="Arial"/>
            <w:sz w:val="20"/>
            <w:szCs w:val="20"/>
          </w:rPr>
          <w:t xml:space="preserve">, </w:t>
        </w:r>
      </w:ins>
      <w:r w:rsidR="00CA51E6" w:rsidRPr="72864D26">
        <w:rPr>
          <w:rFonts w:ascii="Arial" w:hAnsi="Arial" w:cs="Arial"/>
          <w:b/>
          <w:bCs/>
          <w:sz w:val="20"/>
          <w:szCs w:val="20"/>
        </w:rPr>
        <w:t>'Arri</w:t>
      </w:r>
      <w:r w:rsidR="003C71A2" w:rsidRPr="72864D26">
        <w:rPr>
          <w:rFonts w:ascii="Arial" w:hAnsi="Arial" w:cs="Arial"/>
          <w:b/>
          <w:bCs/>
          <w:sz w:val="20"/>
          <w:szCs w:val="20"/>
        </w:rPr>
        <w:t>b</w:t>
      </w:r>
      <w:r w:rsidR="00CA51E6" w:rsidRPr="72864D26">
        <w:rPr>
          <w:rFonts w:ascii="Arial" w:hAnsi="Arial" w:cs="Arial"/>
          <w:b/>
          <w:bCs/>
          <w:sz w:val="20"/>
          <w:szCs w:val="20"/>
        </w:rPr>
        <w:t>o Confirmado'</w:t>
      </w:r>
      <w:r w:rsidR="00CA51E6" w:rsidRPr="72864D26">
        <w:rPr>
          <w:rFonts w:ascii="Arial" w:hAnsi="Arial" w:cs="Arial"/>
          <w:sz w:val="20"/>
          <w:szCs w:val="20"/>
        </w:rPr>
        <w:t xml:space="preserve">, </w:t>
      </w:r>
      <w:r w:rsidR="00CA51E6" w:rsidRPr="72864D26">
        <w:rPr>
          <w:rFonts w:ascii="Arial" w:hAnsi="Arial" w:cs="Arial"/>
          <w:b/>
          <w:bCs/>
          <w:sz w:val="20"/>
          <w:szCs w:val="20"/>
        </w:rPr>
        <w:t>'Arribo Autorizado</w:t>
      </w:r>
      <w:r w:rsidR="0037329B" w:rsidRPr="72864D26">
        <w:rPr>
          <w:rFonts w:ascii="Arial" w:hAnsi="Arial" w:cs="Arial"/>
          <w:b/>
          <w:bCs/>
          <w:sz w:val="20"/>
          <w:szCs w:val="20"/>
        </w:rPr>
        <w:t>’</w:t>
      </w:r>
      <w:r w:rsidR="003F077B" w:rsidRPr="72864D26">
        <w:rPr>
          <w:rFonts w:ascii="Arial" w:hAnsi="Arial" w:cs="Arial"/>
          <w:b/>
          <w:bCs/>
          <w:sz w:val="20"/>
          <w:szCs w:val="20"/>
        </w:rPr>
        <w:t xml:space="preserve"> </w:t>
      </w:r>
      <w:r w:rsidR="003F077B" w:rsidRPr="00644DA1">
        <w:rPr>
          <w:rFonts w:ascii="Arial" w:hAnsi="Arial" w:cs="Arial"/>
          <w:strike/>
          <w:sz w:val="20"/>
          <w:szCs w:val="20"/>
          <w:highlight w:val="yellow"/>
          <w:rPrChange w:id="64" w:author="Martín Andrés Gutiérrez López" w:date="2024-11-19T12:41:00Z" w16du:dateUtc="2024-11-19T17:41:00Z">
            <w:rPr>
              <w:rFonts w:ascii="Arial" w:hAnsi="Arial" w:cs="Arial"/>
              <w:sz w:val="20"/>
              <w:szCs w:val="20"/>
            </w:rPr>
          </w:rPrChange>
        </w:rPr>
        <w:t>o</w:t>
      </w:r>
      <w:r w:rsidR="004E1237" w:rsidRPr="00644DA1">
        <w:rPr>
          <w:rFonts w:ascii="Arial" w:hAnsi="Arial" w:cs="Arial"/>
          <w:b/>
          <w:bCs/>
          <w:strike/>
          <w:sz w:val="20"/>
          <w:szCs w:val="20"/>
          <w:highlight w:val="yellow"/>
          <w:rPrChange w:id="65" w:author="Martín Andrés Gutiérrez López" w:date="2024-11-19T12:41:00Z" w16du:dateUtc="2024-11-19T17:41:00Z">
            <w:rPr>
              <w:rFonts w:ascii="Arial" w:hAnsi="Arial" w:cs="Arial"/>
              <w:b/>
              <w:bCs/>
              <w:sz w:val="20"/>
              <w:szCs w:val="20"/>
            </w:rPr>
          </w:rPrChange>
        </w:rPr>
        <w:t xml:space="preserve"> </w:t>
      </w:r>
      <w:r w:rsidR="00CA51E6" w:rsidRPr="00644DA1">
        <w:rPr>
          <w:rFonts w:ascii="Arial" w:hAnsi="Arial" w:cs="Arial"/>
          <w:b/>
          <w:bCs/>
          <w:strike/>
          <w:sz w:val="20"/>
          <w:szCs w:val="20"/>
          <w:highlight w:val="yellow"/>
          <w:rPrChange w:id="66" w:author="Martín Andrés Gutiérrez López" w:date="2024-11-19T12:41:00Z" w16du:dateUtc="2024-11-19T17:41:00Z">
            <w:rPr>
              <w:rFonts w:ascii="Arial" w:hAnsi="Arial" w:cs="Arial"/>
              <w:b/>
              <w:bCs/>
              <w:sz w:val="20"/>
              <w:szCs w:val="20"/>
            </w:rPr>
          </w:rPrChange>
        </w:rPr>
        <w:t>'Arribo Autorizado Condicional'</w:t>
      </w:r>
      <w:r w:rsidR="004E1237" w:rsidRPr="72864D26">
        <w:rPr>
          <w:rFonts w:ascii="Arial" w:hAnsi="Arial" w:cs="Arial"/>
          <w:b/>
          <w:bCs/>
          <w:sz w:val="20"/>
          <w:szCs w:val="20"/>
        </w:rPr>
        <w:t xml:space="preserve">, </w:t>
      </w:r>
      <w:r w:rsidR="007B5341" w:rsidRPr="72864D26">
        <w:rPr>
          <w:rFonts w:ascii="Arial" w:hAnsi="Arial" w:cs="Arial"/>
          <w:sz w:val="20"/>
          <w:szCs w:val="20"/>
        </w:rPr>
        <w:t xml:space="preserve">si </w:t>
      </w:r>
      <w:ins w:id="67" w:author="Frank Harold Cardenas Espinoza" w:date="2024-04-05T17:37:00Z">
        <w:r w:rsidR="00831463" w:rsidRPr="72864D26">
          <w:rPr>
            <w:rFonts w:ascii="Arial" w:hAnsi="Arial" w:cs="Arial"/>
            <w:sz w:val="20"/>
            <w:szCs w:val="20"/>
          </w:rPr>
          <w:t xml:space="preserve">el sistema </w:t>
        </w:r>
        <w:r w:rsidR="00DD10F1" w:rsidRPr="72864D26">
          <w:rPr>
            <w:rFonts w:ascii="Arial" w:hAnsi="Arial" w:cs="Arial"/>
            <w:sz w:val="20"/>
            <w:szCs w:val="20"/>
          </w:rPr>
          <w:t xml:space="preserve">comprueba el cumplimiento del </w:t>
        </w:r>
        <w:commentRangeStart w:id="68"/>
        <w:commentRangeStart w:id="69"/>
        <w:r w:rsidR="00DD10F1" w:rsidRPr="72864D26">
          <w:rPr>
            <w:rFonts w:ascii="Arial" w:hAnsi="Arial" w:cs="Arial"/>
            <w:sz w:val="20"/>
            <w:szCs w:val="20"/>
          </w:rPr>
          <w:t>es</w:t>
        </w:r>
      </w:ins>
      <w:ins w:id="70" w:author="Frank Harold Cardenas Espinoza" w:date="2024-04-05T17:38:00Z">
        <w:r w:rsidR="00DD10F1" w:rsidRPr="72864D26">
          <w:rPr>
            <w:rFonts w:ascii="Arial" w:hAnsi="Arial" w:cs="Arial"/>
            <w:sz w:val="20"/>
            <w:szCs w:val="20"/>
          </w:rPr>
          <w:t>ta</w:t>
        </w:r>
      </w:ins>
      <w:ins w:id="71" w:author="Frank Harold Cardenas Espinoza" w:date="2024-04-08T23:08:00Z">
        <w:r w:rsidR="00E9634E" w:rsidRPr="72864D26">
          <w:rPr>
            <w:rFonts w:ascii="Arial" w:hAnsi="Arial" w:cs="Arial"/>
            <w:sz w:val="20"/>
            <w:szCs w:val="20"/>
          </w:rPr>
          <w:t>d</w:t>
        </w:r>
      </w:ins>
      <w:ins w:id="72" w:author="Frank Harold Cardenas Espinoza" w:date="2024-04-05T17:38:00Z">
        <w:r w:rsidR="00DD10F1" w:rsidRPr="72864D26">
          <w:rPr>
            <w:rFonts w:ascii="Arial" w:hAnsi="Arial" w:cs="Arial"/>
            <w:sz w:val="20"/>
            <w:szCs w:val="20"/>
          </w:rPr>
          <w:t xml:space="preserve">o </w:t>
        </w:r>
      </w:ins>
      <w:commentRangeEnd w:id="68"/>
      <w:r>
        <w:commentReference w:id="68"/>
      </w:r>
      <w:commentRangeEnd w:id="69"/>
      <w:r>
        <w:commentReference w:id="69"/>
      </w:r>
      <w:ins w:id="73" w:author="Frank Harold Cardenas Espinoza" w:date="2024-04-05T17:38:00Z">
        <w:r w:rsidR="00DD10F1" w:rsidRPr="72864D26">
          <w:rPr>
            <w:rFonts w:ascii="Arial" w:hAnsi="Arial" w:cs="Arial"/>
            <w:sz w:val="20"/>
            <w:szCs w:val="20"/>
          </w:rPr>
          <w:t xml:space="preserve">requerido, </w:t>
        </w:r>
      </w:ins>
      <w:del w:id="74" w:author="Frank Harold Cardenas Espinoza" w:date="2024-04-05T17:38:00Z">
        <w:r w:rsidRPr="72864D26" w:rsidDel="007B5341">
          <w:rPr>
            <w:rFonts w:ascii="Arial" w:hAnsi="Arial" w:cs="Arial"/>
            <w:sz w:val="20"/>
            <w:szCs w:val="20"/>
          </w:rPr>
          <w:delText xml:space="preserve">las comprobaciones son exitosas, entonces </w:delText>
        </w:r>
      </w:del>
      <w:ins w:id="75" w:author="Frank Harold Cardenas Espinoza" w:date="2024-04-05T17:38:00Z">
        <w:r w:rsidR="00DD10F1" w:rsidRPr="72864D26">
          <w:rPr>
            <w:rFonts w:ascii="Arial" w:hAnsi="Arial" w:cs="Arial"/>
            <w:sz w:val="20"/>
            <w:szCs w:val="20"/>
          </w:rPr>
          <w:t>entonces</w:t>
        </w:r>
      </w:ins>
      <w:del w:id="76" w:author="Frank Harold Cardenas Espinoza" w:date="2024-04-05T17:38:00Z">
        <w:r w:rsidRPr="72864D26" w:rsidDel="007B5341">
          <w:rPr>
            <w:rFonts w:ascii="Arial" w:hAnsi="Arial" w:cs="Arial"/>
            <w:sz w:val="20"/>
            <w:szCs w:val="20"/>
          </w:rPr>
          <w:delText xml:space="preserve">el sistema </w:delText>
        </w:r>
        <w:r w:rsidRPr="72864D26" w:rsidDel="001E2FAD">
          <w:rPr>
            <w:rFonts w:ascii="Arial" w:hAnsi="Arial" w:cs="Arial"/>
            <w:sz w:val="20"/>
            <w:szCs w:val="20"/>
          </w:rPr>
          <w:delText>muest</w:delText>
        </w:r>
      </w:del>
      <w:ins w:id="77" w:author="Frank Harold Cardenas Espinoza" w:date="2024-04-05T17:38:00Z">
        <w:r w:rsidR="00DD10F1" w:rsidRPr="72864D26">
          <w:rPr>
            <w:rFonts w:ascii="Arial" w:hAnsi="Arial" w:cs="Arial"/>
            <w:sz w:val="20"/>
            <w:szCs w:val="20"/>
          </w:rPr>
          <w:t xml:space="preserve"> se muest</w:t>
        </w:r>
      </w:ins>
      <w:r w:rsidR="001E2FAD" w:rsidRPr="72864D26">
        <w:rPr>
          <w:rFonts w:ascii="Arial" w:hAnsi="Arial" w:cs="Arial"/>
          <w:sz w:val="20"/>
          <w:szCs w:val="20"/>
        </w:rPr>
        <w:t xml:space="preserve">ra un </w:t>
      </w:r>
      <w:r w:rsidRPr="72864D26">
        <w:rPr>
          <w:rFonts w:ascii="Arial" w:hAnsi="Arial" w:cs="Arial"/>
          <w:sz w:val="20"/>
          <w:szCs w:val="20"/>
        </w:rPr>
        <w:t>campo 'Justificación' que el agente debe rellenar con el motivo de la cancelación</w:t>
      </w:r>
      <w:r w:rsidR="001E2FAD" w:rsidRPr="72864D26">
        <w:rPr>
          <w:rFonts w:ascii="Arial" w:hAnsi="Arial" w:cs="Arial"/>
          <w:sz w:val="20"/>
          <w:szCs w:val="20"/>
        </w:rPr>
        <w:t>, luego:</w:t>
      </w:r>
      <w:commentRangeEnd w:id="60"/>
      <w:r>
        <w:commentReference w:id="60"/>
      </w:r>
      <w:commentRangeEnd w:id="61"/>
      <w:r>
        <w:commentReference w:id="61"/>
      </w:r>
    </w:p>
    <w:p w14:paraId="2E70B869" w14:textId="77777777" w:rsidR="005A40F2" w:rsidRPr="00271AB3" w:rsidRDefault="005A40F2" w:rsidP="005A40F2">
      <w:pPr>
        <w:pStyle w:val="Textoindependiente"/>
        <w:ind w:left="119" w:right="158"/>
        <w:rPr>
          <w:rFonts w:ascii="Arial" w:hAnsi="Arial" w:cs="Arial"/>
          <w:sz w:val="20"/>
          <w:szCs w:val="20"/>
        </w:rPr>
      </w:pPr>
    </w:p>
    <w:p w14:paraId="62637C66" w14:textId="77777777" w:rsidR="001E2FAD" w:rsidRPr="00271AB3" w:rsidRDefault="001E2FAD" w:rsidP="001E2FAD">
      <w:pPr>
        <w:pStyle w:val="Textoindependiente"/>
        <w:numPr>
          <w:ilvl w:val="0"/>
          <w:numId w:val="5"/>
        </w:numPr>
        <w:ind w:right="158"/>
        <w:rPr>
          <w:rFonts w:ascii="Arial" w:hAnsi="Arial" w:cs="Arial"/>
          <w:sz w:val="20"/>
          <w:szCs w:val="20"/>
        </w:rPr>
      </w:pPr>
      <w:r w:rsidRPr="00271AB3">
        <w:rPr>
          <w:rFonts w:ascii="Arial" w:hAnsi="Arial" w:cs="Arial"/>
          <w:sz w:val="20"/>
          <w:szCs w:val="20"/>
        </w:rPr>
        <w:t>Modifica el estado de DUE a 'Cancelado'.</w:t>
      </w:r>
    </w:p>
    <w:p w14:paraId="67E22966" w14:textId="657C1159" w:rsidR="00EA0FF2" w:rsidRPr="00EA0FF2" w:rsidDel="00EA0FF2" w:rsidRDefault="001E2FAD">
      <w:pPr>
        <w:pStyle w:val="Textoindependiente"/>
        <w:ind w:left="360" w:right="158"/>
        <w:rPr>
          <w:del w:id="78" w:author="Martín Andrés Gutiérrez López" w:date="2024-09-25T13:02:00Z" w16du:dateUtc="2024-09-25T18:02:00Z"/>
          <w:rFonts w:ascii="Arial" w:hAnsi="Arial" w:cs="Arial"/>
          <w:sz w:val="20"/>
          <w:szCs w:val="20"/>
          <w:highlight w:val="yellow"/>
          <w:rPrChange w:id="79" w:author="Martín Andrés Gutiérrez López" w:date="2024-09-25T13:02:00Z" w16du:dateUtc="2024-09-25T18:02:00Z">
            <w:rPr>
              <w:del w:id="80" w:author="Martín Andrés Gutiérrez López" w:date="2024-09-25T13:02:00Z" w16du:dateUtc="2024-09-25T18:02:00Z"/>
              <w:rFonts w:ascii="Arial" w:hAnsi="Arial" w:cs="Arial"/>
              <w:sz w:val="20"/>
              <w:szCs w:val="20"/>
            </w:rPr>
          </w:rPrChange>
        </w:rPr>
        <w:pPrChange w:id="81" w:author="Martín Andrés Gutiérrez López" w:date="2024-09-25T13:02:00Z" w16du:dateUtc="2024-09-25T18:02:00Z">
          <w:pPr>
            <w:pStyle w:val="Textoindependiente"/>
            <w:numPr>
              <w:numId w:val="5"/>
            </w:numPr>
            <w:ind w:left="720" w:right="158" w:hanging="360"/>
          </w:pPr>
        </w:pPrChange>
      </w:pPr>
      <w:del w:id="82" w:author="Martín Andrés Gutiérrez López" w:date="2024-09-25T13:03:00Z" w16du:dateUtc="2024-09-25T18:03:00Z">
        <w:r w:rsidRPr="00EA0FF2" w:rsidDel="00EA0FF2">
          <w:rPr>
            <w:rFonts w:ascii="Arial" w:hAnsi="Arial" w:cs="Arial"/>
            <w:strike/>
            <w:sz w:val="20"/>
            <w:szCs w:val="20"/>
            <w:highlight w:val="yellow"/>
            <w:rPrChange w:id="83" w:author="Martín Andrés Gutiérrez López" w:date="2024-09-25T13:02:00Z" w16du:dateUtc="2024-09-25T18:02:00Z">
              <w:rPr>
                <w:rFonts w:ascii="Arial" w:hAnsi="Arial" w:cs="Arial"/>
                <w:sz w:val="20"/>
                <w:szCs w:val="20"/>
              </w:rPr>
            </w:rPrChange>
          </w:rPr>
          <w:delText>Inhabilita los campos y botones del DUE.</w:delText>
        </w:r>
      </w:del>
      <w:ins w:id="84" w:author="Jose Naupas" w:date="2024-09-18T01:53:00Z">
        <w:del w:id="85" w:author="Martín Andrés Gutiérrez López" w:date="2024-09-25T13:03:00Z" w16du:dateUtc="2024-09-25T18:03:00Z">
          <w:r w:rsidR="2CB52569" w:rsidRPr="00EA0FF2" w:rsidDel="00EA0FF2">
            <w:rPr>
              <w:rFonts w:ascii="Arial" w:hAnsi="Arial" w:cs="Arial"/>
              <w:strike/>
              <w:sz w:val="20"/>
              <w:szCs w:val="20"/>
              <w:highlight w:val="yellow"/>
              <w:rPrChange w:id="86" w:author="Martín Andrés Gutiérrez López" w:date="2024-09-25T13:02:00Z" w16du:dateUtc="2024-09-25T18:02:00Z">
                <w:rPr>
                  <w:rFonts w:ascii="Arial" w:hAnsi="Arial" w:cs="Arial"/>
                  <w:sz w:val="20"/>
                  <w:szCs w:val="20"/>
                </w:rPr>
              </w:rPrChange>
            </w:rPr>
            <w:delText xml:space="preserve"> Entiéndase como que queda en modo de consulta.</w:delText>
          </w:r>
        </w:del>
      </w:ins>
    </w:p>
    <w:p w14:paraId="5A971C48" w14:textId="79C0B548" w:rsidR="001E2FAD" w:rsidRPr="00797CDD" w:rsidRDefault="001E2FAD" w:rsidP="055A403A">
      <w:pPr>
        <w:pStyle w:val="Textoindependiente"/>
        <w:numPr>
          <w:ilvl w:val="0"/>
          <w:numId w:val="5"/>
        </w:numPr>
        <w:spacing w:before="3"/>
        <w:ind w:right="175"/>
        <w:rPr>
          <w:del w:id="87" w:author="Jose Naupas" w:date="2024-10-05T01:33:00Z" w16du:dateUtc="2024-10-05T01:33:30Z"/>
          <w:rFonts w:ascii="Arial" w:hAnsi="Arial" w:cs="Arial"/>
          <w:sz w:val="20"/>
          <w:szCs w:val="20"/>
        </w:rPr>
      </w:pPr>
      <w:del w:id="88" w:author="Jose Naupas" w:date="2024-10-05T01:33:00Z">
        <w:r w:rsidRPr="43A204C8" w:rsidDel="001E2FAD">
          <w:rPr>
            <w:rFonts w:ascii="Arial" w:hAnsi="Arial" w:cs="Arial"/>
            <w:sz w:val="20"/>
            <w:szCs w:val="20"/>
          </w:rPr>
          <w:delText xml:space="preserve">Guarda un registro de la acción para mantener un histórico siguiendo el formato descrito en la HdU </w:delText>
        </w:r>
        <w:r w:rsidRPr="43A204C8" w:rsidDel="001E2FAD">
          <w:rPr>
            <w:rFonts w:ascii="Arial" w:hAnsi="Arial" w:cs="Arial"/>
            <w:color w:val="0052CC"/>
            <w:sz w:val="20"/>
            <w:szCs w:val="20"/>
          </w:rPr>
          <w:delText xml:space="preserve">VUCEPERPAM-373 Histórico de Cambios </w:delText>
        </w:r>
      </w:del>
    </w:p>
    <w:p w14:paraId="513C8162" w14:textId="3CDE0294" w:rsidR="00374F87" w:rsidRPr="00271AB3" w:rsidRDefault="001F1A8F" w:rsidP="00374F87">
      <w:pPr>
        <w:pStyle w:val="Textoindependiente"/>
        <w:numPr>
          <w:ilvl w:val="0"/>
          <w:numId w:val="5"/>
        </w:numPr>
        <w:spacing w:before="3"/>
        <w:ind w:right="175"/>
        <w:rPr>
          <w:rFonts w:ascii="Arial" w:hAnsi="Arial" w:cs="Arial"/>
          <w:sz w:val="20"/>
          <w:szCs w:val="20"/>
        </w:rPr>
      </w:pPr>
      <w:commentRangeStart w:id="89"/>
      <w:commentRangeStart w:id="90"/>
      <w:r w:rsidRPr="2248A54D">
        <w:rPr>
          <w:rFonts w:ascii="Arial" w:hAnsi="Arial" w:cs="Arial"/>
          <w:sz w:val="20"/>
          <w:szCs w:val="20"/>
        </w:rPr>
        <w:t xml:space="preserve">Envía una notificación a todas las entidades correspondientes (APN/DICAPI/DIRESA/ MIGRACIONES/PRODUCE/Otras) </w:t>
      </w:r>
      <w:commentRangeEnd w:id="89"/>
      <w:r>
        <w:commentReference w:id="89"/>
      </w:r>
      <w:commentRangeEnd w:id="90"/>
      <w:r w:rsidR="00B61E0C">
        <w:commentReference w:id="90"/>
      </w:r>
      <w:ins w:id="91" w:author="Frank Harold Cardenas Espinoza" w:date="2024-04-05T17:43:00Z">
        <w:r w:rsidR="00B61E0C">
          <w:rPr>
            <w:rFonts w:ascii="Arial" w:hAnsi="Arial" w:cs="Arial"/>
            <w:sz w:val="20"/>
            <w:szCs w:val="20"/>
          </w:rPr>
          <w:t xml:space="preserve">según </w:t>
        </w:r>
        <w:r w:rsidR="00A57E1C" w:rsidRPr="00A57E1C">
          <w:rPr>
            <w:rFonts w:ascii="Arial" w:hAnsi="Arial" w:cs="Arial"/>
            <w:color w:val="2E74B5" w:themeColor="accent5" w:themeShade="BF"/>
            <w:sz w:val="20"/>
            <w:szCs w:val="20"/>
            <w:rPrChange w:id="92" w:author="Frank Harold Cardenas Espinoza" w:date="2024-04-05T17:43:00Z">
              <w:rPr>
                <w:rFonts w:ascii="Arial" w:hAnsi="Arial" w:cs="Arial"/>
                <w:sz w:val="20"/>
                <w:szCs w:val="20"/>
              </w:rPr>
            </w:rPrChange>
          </w:rPr>
          <w:t>VUCEPERPAM-3157 Enviar notificaciones y tareas al Buzón Electrónico</w:t>
        </w:r>
      </w:ins>
    </w:p>
    <w:p w14:paraId="3814EADF" w14:textId="7EC2624C" w:rsidR="00374F87" w:rsidRPr="00271AB3" w:rsidRDefault="00CB6D17" w:rsidP="00374F87">
      <w:pPr>
        <w:pStyle w:val="Textoindependiente"/>
        <w:numPr>
          <w:ilvl w:val="0"/>
          <w:numId w:val="5"/>
        </w:numPr>
        <w:spacing w:before="3"/>
        <w:ind w:right="175"/>
        <w:rPr>
          <w:rFonts w:ascii="Arial" w:hAnsi="Arial" w:cs="Arial"/>
          <w:sz w:val="20"/>
          <w:szCs w:val="20"/>
        </w:rPr>
      </w:pPr>
      <w:r w:rsidRPr="00271AB3">
        <w:rPr>
          <w:rFonts w:ascii="Arial" w:hAnsi="Arial" w:cs="Arial"/>
          <w:sz w:val="20"/>
          <w:szCs w:val="20"/>
        </w:rPr>
        <w:t>Inicia el proceso de desistimiento de los trámites TUPAS asociados</w:t>
      </w:r>
      <w:r w:rsidR="00F1567A" w:rsidRPr="00271AB3">
        <w:rPr>
          <w:rFonts w:ascii="Arial" w:hAnsi="Arial" w:cs="Arial"/>
          <w:sz w:val="20"/>
          <w:szCs w:val="20"/>
        </w:rPr>
        <w:t xml:space="preserve"> al arribo</w:t>
      </w:r>
      <w:r w:rsidRPr="00271AB3">
        <w:rPr>
          <w:rFonts w:ascii="Arial" w:hAnsi="Arial" w:cs="Arial"/>
          <w:sz w:val="20"/>
          <w:szCs w:val="20"/>
        </w:rPr>
        <w:t xml:space="preserve">, </w:t>
      </w:r>
      <w:r w:rsidR="00E37011" w:rsidRPr="00271AB3">
        <w:rPr>
          <w:rFonts w:ascii="Arial" w:hAnsi="Arial" w:cs="Arial"/>
          <w:sz w:val="20"/>
          <w:szCs w:val="20"/>
        </w:rPr>
        <w:t>de acuerdo con</w:t>
      </w:r>
      <w:r w:rsidR="00374F87" w:rsidRPr="00271AB3">
        <w:rPr>
          <w:rFonts w:ascii="Arial" w:hAnsi="Arial" w:cs="Arial"/>
          <w:sz w:val="20"/>
          <w:szCs w:val="20"/>
        </w:rPr>
        <w:t xml:space="preserve"> la </w:t>
      </w:r>
      <w:proofErr w:type="spellStart"/>
      <w:r w:rsidR="00374F87" w:rsidRPr="00271AB3">
        <w:rPr>
          <w:rFonts w:ascii="Arial" w:hAnsi="Arial" w:cs="Arial"/>
          <w:sz w:val="20"/>
          <w:szCs w:val="20"/>
        </w:rPr>
        <w:t>HdU</w:t>
      </w:r>
      <w:proofErr w:type="spellEnd"/>
      <w:r w:rsidR="00374F87" w:rsidRPr="00271AB3">
        <w:rPr>
          <w:rFonts w:ascii="Arial" w:hAnsi="Arial" w:cs="Arial"/>
          <w:spacing w:val="-1"/>
          <w:sz w:val="20"/>
          <w:szCs w:val="20"/>
        </w:rPr>
        <w:t xml:space="preserve"> </w:t>
      </w:r>
      <w:r w:rsidR="00374F87" w:rsidRPr="00271AB3">
        <w:rPr>
          <w:rFonts w:ascii="Arial" w:hAnsi="Arial" w:cs="Arial"/>
          <w:color w:val="0052CC"/>
          <w:sz w:val="20"/>
          <w:szCs w:val="20"/>
        </w:rPr>
        <w:t>VUCEPERPAM-3895 Desistir trámite</w:t>
      </w:r>
      <w:r w:rsidR="00374F87" w:rsidRPr="00271AB3">
        <w:rPr>
          <w:rFonts w:ascii="Arial" w:hAnsi="Arial" w:cs="Arial"/>
          <w:sz w:val="20"/>
          <w:szCs w:val="20"/>
        </w:rPr>
        <w:t>.</w:t>
      </w:r>
    </w:p>
    <w:p w14:paraId="2F0146F0" w14:textId="1583462E" w:rsidR="001F1A8F" w:rsidRDefault="00374F87" w:rsidP="00374F87">
      <w:pPr>
        <w:pStyle w:val="Textoindependiente"/>
        <w:numPr>
          <w:ilvl w:val="0"/>
          <w:numId w:val="5"/>
        </w:numPr>
        <w:spacing w:before="3"/>
        <w:ind w:right="175"/>
        <w:rPr>
          <w:ins w:id="93" w:author="Martín Andrés Gutiérrez López" w:date="2024-09-25T13:03:00Z" w16du:dateUtc="2024-09-25T18:03:00Z"/>
          <w:rFonts w:ascii="Arial" w:hAnsi="Arial" w:cs="Arial"/>
          <w:sz w:val="20"/>
          <w:szCs w:val="20"/>
        </w:rPr>
      </w:pPr>
      <w:r w:rsidRPr="00271AB3">
        <w:rPr>
          <w:rFonts w:ascii="Arial" w:hAnsi="Arial" w:cs="Arial"/>
          <w:sz w:val="20"/>
          <w:szCs w:val="20"/>
        </w:rPr>
        <w:t>M</w:t>
      </w:r>
      <w:r w:rsidR="001F1A8F" w:rsidRPr="00271AB3">
        <w:rPr>
          <w:rFonts w:ascii="Arial" w:hAnsi="Arial" w:cs="Arial"/>
          <w:sz w:val="20"/>
          <w:szCs w:val="20"/>
        </w:rPr>
        <w:t>uestra por pantalla el mensaje informativo</w:t>
      </w:r>
      <w:r w:rsidR="001F1A8F" w:rsidRPr="00271AB3">
        <w:rPr>
          <w:rFonts w:ascii="Arial" w:hAnsi="Arial" w:cs="Arial"/>
          <w:spacing w:val="-1"/>
          <w:sz w:val="20"/>
          <w:szCs w:val="20"/>
        </w:rPr>
        <w:t xml:space="preserve"> </w:t>
      </w:r>
      <w:r w:rsidR="001F1A8F" w:rsidRPr="00271AB3">
        <w:rPr>
          <w:rFonts w:ascii="Arial" w:hAnsi="Arial" w:cs="Arial"/>
          <w:color w:val="0052CC"/>
          <w:sz w:val="20"/>
          <w:szCs w:val="20"/>
          <w:highlight w:val="yellow"/>
        </w:rPr>
        <w:t>I0096</w:t>
      </w:r>
      <w:r w:rsidR="001F1A8F" w:rsidRPr="00271AB3">
        <w:rPr>
          <w:rFonts w:ascii="Arial" w:hAnsi="Arial" w:cs="Arial"/>
          <w:sz w:val="20"/>
          <w:szCs w:val="20"/>
          <w:highlight w:val="yellow"/>
        </w:rPr>
        <w:t>.</w:t>
      </w:r>
    </w:p>
    <w:p w14:paraId="23CC7826" w14:textId="77777777" w:rsidR="00EA0FF2" w:rsidRDefault="00EA0FF2" w:rsidP="00EA0FF2">
      <w:pPr>
        <w:pStyle w:val="Textoindependiente"/>
        <w:numPr>
          <w:ilvl w:val="0"/>
          <w:numId w:val="5"/>
        </w:numPr>
        <w:ind w:right="158"/>
        <w:rPr>
          <w:ins w:id="94" w:author="Martín Andrés Gutiérrez López" w:date="2024-09-25T13:03:00Z" w16du:dateUtc="2024-09-25T18:03:00Z"/>
          <w:rFonts w:ascii="Arial" w:hAnsi="Arial" w:cs="Arial"/>
          <w:strike/>
          <w:sz w:val="20"/>
          <w:szCs w:val="20"/>
          <w:highlight w:val="yellow"/>
        </w:rPr>
      </w:pPr>
      <w:ins w:id="95" w:author="Martín Andrés Gutiérrez López" w:date="2024-09-25T13:03:00Z" w16du:dateUtc="2024-09-25T18:03:00Z">
        <w:r w:rsidRPr="00FA2137">
          <w:rPr>
            <w:rFonts w:ascii="Arial" w:hAnsi="Arial" w:cs="Arial"/>
            <w:strike/>
            <w:sz w:val="20"/>
            <w:szCs w:val="20"/>
            <w:highlight w:val="yellow"/>
          </w:rPr>
          <w:t>Inhabilita los campos y botones del DUE. Entiéndase como que queda en modo de consulta.</w:t>
        </w:r>
      </w:ins>
    </w:p>
    <w:p w14:paraId="5D3C59D9" w14:textId="3D6D1076" w:rsidR="00EA0FF2" w:rsidRPr="00271AB3" w:rsidRDefault="00EA0FF2" w:rsidP="00EA0FF2">
      <w:pPr>
        <w:pStyle w:val="Textoindependiente"/>
        <w:numPr>
          <w:ilvl w:val="0"/>
          <w:numId w:val="5"/>
        </w:numPr>
        <w:spacing w:before="3"/>
        <w:ind w:right="175"/>
        <w:rPr>
          <w:rFonts w:ascii="Arial" w:hAnsi="Arial" w:cs="Arial"/>
          <w:sz w:val="20"/>
          <w:szCs w:val="20"/>
        </w:rPr>
      </w:pPr>
      <w:ins w:id="96" w:author="Martín Andrés Gutiérrez López" w:date="2024-09-25T13:03:00Z" w16du:dateUtc="2024-09-25T18:03:00Z">
        <w:r>
          <w:rPr>
            <w:rFonts w:ascii="Arial" w:hAnsi="Arial" w:cs="Arial"/>
            <w:sz w:val="20"/>
            <w:szCs w:val="20"/>
            <w:highlight w:val="yellow"/>
          </w:rPr>
          <w:t>Una vez cancelada la DUE ya no se podrá entrar a ver sus detalles porque todo ha sido cancelado.</w:t>
        </w:r>
      </w:ins>
    </w:p>
    <w:p w14:paraId="5F0B3C07" w14:textId="77777777" w:rsidR="001F1A8F" w:rsidRPr="00271AB3" w:rsidRDefault="001F1A8F" w:rsidP="001F1A8F">
      <w:pPr>
        <w:pStyle w:val="Textoindependiente"/>
        <w:rPr>
          <w:rFonts w:ascii="Arial" w:hAnsi="Arial" w:cs="Arial"/>
          <w:sz w:val="20"/>
          <w:szCs w:val="20"/>
        </w:rPr>
      </w:pPr>
    </w:p>
    <w:p w14:paraId="4D0AC663" w14:textId="481BCD82" w:rsidR="001F1A8F" w:rsidRPr="00271AB3" w:rsidDel="00F27C69" w:rsidRDefault="001F1A8F" w:rsidP="001F1A8F">
      <w:pPr>
        <w:pStyle w:val="Textoindependiente"/>
        <w:rPr>
          <w:del w:id="97" w:author="Frank Harold Cardenas Espinoza" w:date="2024-04-17T18:30:00Z"/>
          <w:rFonts w:ascii="Arial" w:hAnsi="Arial" w:cs="Arial"/>
          <w:sz w:val="20"/>
          <w:szCs w:val="20"/>
        </w:rPr>
      </w:pPr>
    </w:p>
    <w:p w14:paraId="671499D7" w14:textId="3E3CFDB7" w:rsidR="00F33F4A" w:rsidRPr="00271AB3" w:rsidDel="00F27C69" w:rsidRDefault="00F33F4A" w:rsidP="00B47111">
      <w:pPr>
        <w:pStyle w:val="Textoindependiente"/>
        <w:ind w:left="119" w:right="158"/>
        <w:jc w:val="both"/>
        <w:rPr>
          <w:del w:id="98" w:author="Frank Harold Cardenas Espinoza" w:date="2024-04-17T18:30:00Z"/>
          <w:rFonts w:ascii="Arial" w:hAnsi="Arial" w:cs="Arial"/>
          <w:sz w:val="20"/>
          <w:szCs w:val="20"/>
        </w:rPr>
      </w:pPr>
      <w:del w:id="99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En caso de que se cancele el anuncio de escala cuando el DUE se encuentre en estado</w:delText>
        </w:r>
        <w:r w:rsidRPr="00271AB3" w:rsidDel="00F27C69">
          <w:rPr>
            <w:rFonts w:ascii="Arial" w:hAnsi="Arial" w:cs="Arial"/>
            <w:b/>
            <w:sz w:val="20"/>
            <w:szCs w:val="20"/>
          </w:rPr>
          <w:delText xml:space="preserve">, 'Zarpe </w:delText>
        </w:r>
        <w:r w:rsidR="00E1774C" w:rsidRPr="00271AB3" w:rsidDel="00F27C69">
          <w:rPr>
            <w:rFonts w:ascii="Arial" w:hAnsi="Arial" w:cs="Arial"/>
            <w:b/>
            <w:sz w:val="20"/>
            <w:szCs w:val="20"/>
          </w:rPr>
          <w:delText>Anunciado</w:delText>
        </w:r>
        <w:r w:rsidRPr="00271AB3" w:rsidDel="00F27C69">
          <w:rPr>
            <w:rFonts w:ascii="Arial" w:hAnsi="Arial" w:cs="Arial"/>
            <w:b/>
            <w:sz w:val="20"/>
            <w:szCs w:val="20"/>
          </w:rPr>
          <w:delText>'</w:delText>
        </w:r>
        <w:r w:rsidRPr="00271AB3" w:rsidDel="00F27C69">
          <w:rPr>
            <w:rFonts w:ascii="Arial" w:hAnsi="Arial" w:cs="Arial"/>
            <w:sz w:val="20"/>
            <w:szCs w:val="20"/>
          </w:rPr>
          <w:delText xml:space="preserve">, </w:delText>
        </w:r>
        <w:r w:rsidR="00E1774C" w:rsidRPr="00271AB3" w:rsidDel="00F27C69">
          <w:rPr>
            <w:rFonts w:ascii="Arial" w:hAnsi="Arial" w:cs="Arial"/>
            <w:sz w:val="20"/>
            <w:szCs w:val="20"/>
          </w:rPr>
          <w:delText>si las comprobaciones son exitosas, entonces el sistema muestra un campo 'Justificación' que el agente debe rellenar</w:delText>
        </w:r>
        <w:r w:rsidR="00B47111" w:rsidRPr="00271AB3" w:rsidDel="00F27C69">
          <w:rPr>
            <w:rFonts w:ascii="Arial" w:hAnsi="Arial" w:cs="Arial"/>
            <w:sz w:val="20"/>
            <w:szCs w:val="20"/>
          </w:rPr>
          <w:delText xml:space="preserve"> </w:delText>
        </w:r>
        <w:r w:rsidR="00E1774C" w:rsidRPr="00271AB3" w:rsidDel="00F27C69">
          <w:rPr>
            <w:rFonts w:ascii="Arial" w:hAnsi="Arial" w:cs="Arial"/>
            <w:sz w:val="20"/>
            <w:szCs w:val="20"/>
          </w:rPr>
          <w:delText>con el motivo de la cancelación</w:delText>
        </w:r>
        <w:r w:rsidR="00F62F18" w:rsidRPr="00271AB3" w:rsidDel="00F27C69">
          <w:rPr>
            <w:rFonts w:ascii="Arial" w:hAnsi="Arial" w:cs="Arial"/>
            <w:sz w:val="20"/>
            <w:szCs w:val="20"/>
          </w:rPr>
          <w:delText>.</w:delText>
        </w:r>
      </w:del>
    </w:p>
    <w:p w14:paraId="5288D9B3" w14:textId="44DE31DE" w:rsidR="00F33F4A" w:rsidRPr="00271AB3" w:rsidDel="00F27C69" w:rsidRDefault="00F33F4A" w:rsidP="001F1A8F">
      <w:pPr>
        <w:pStyle w:val="Textoindependiente"/>
        <w:rPr>
          <w:del w:id="100" w:author="Frank Harold Cardenas Espinoza" w:date="2024-04-17T18:30:00Z"/>
          <w:rFonts w:ascii="Arial" w:hAnsi="Arial" w:cs="Arial"/>
          <w:sz w:val="20"/>
          <w:szCs w:val="20"/>
        </w:rPr>
      </w:pPr>
    </w:p>
    <w:p w14:paraId="292BB5C3" w14:textId="635F8956" w:rsidR="00E62AD9" w:rsidRPr="00271AB3" w:rsidDel="00F27C69" w:rsidRDefault="00B141E5" w:rsidP="00B141E5">
      <w:pPr>
        <w:pStyle w:val="Textoindependiente"/>
        <w:numPr>
          <w:ilvl w:val="0"/>
          <w:numId w:val="5"/>
        </w:numPr>
        <w:ind w:right="158"/>
        <w:rPr>
          <w:del w:id="101" w:author="Frank Harold Cardenas Espinoza" w:date="2024-04-17T18:30:00Z"/>
          <w:rFonts w:ascii="Arial" w:hAnsi="Arial" w:cs="Arial"/>
          <w:sz w:val="20"/>
          <w:szCs w:val="20"/>
        </w:rPr>
      </w:pPr>
      <w:del w:id="102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Modifica el estado de</w:delText>
        </w:r>
        <w:r w:rsidR="008A75A1" w:rsidRPr="00271AB3" w:rsidDel="00F27C69">
          <w:rPr>
            <w:rFonts w:ascii="Arial" w:hAnsi="Arial" w:cs="Arial"/>
            <w:sz w:val="20"/>
            <w:szCs w:val="20"/>
          </w:rPr>
          <w:delText>l</w:delText>
        </w:r>
        <w:r w:rsidRPr="00271AB3" w:rsidDel="00F27C69">
          <w:rPr>
            <w:rFonts w:ascii="Arial" w:hAnsi="Arial" w:cs="Arial"/>
            <w:sz w:val="20"/>
            <w:szCs w:val="20"/>
          </w:rPr>
          <w:delText xml:space="preserve"> DUE</w:delText>
        </w:r>
      </w:del>
    </w:p>
    <w:p w14:paraId="21781E74" w14:textId="47C855FC" w:rsidR="00B141E5" w:rsidRPr="00271AB3" w:rsidDel="00F27C69" w:rsidRDefault="00E62AD9" w:rsidP="00E62AD9">
      <w:pPr>
        <w:pStyle w:val="Textoindependiente"/>
        <w:numPr>
          <w:ilvl w:val="1"/>
          <w:numId w:val="5"/>
        </w:numPr>
        <w:ind w:right="158"/>
        <w:rPr>
          <w:del w:id="103" w:author="Frank Harold Cardenas Espinoza" w:date="2024-04-17T18:30:00Z"/>
          <w:rFonts w:ascii="Arial" w:hAnsi="Arial" w:cs="Arial"/>
          <w:sz w:val="20"/>
          <w:szCs w:val="20"/>
        </w:rPr>
      </w:pPr>
      <w:del w:id="104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En caso se decida r</w:delText>
        </w:r>
        <w:r w:rsidR="00F62F18" w:rsidRPr="00271AB3" w:rsidDel="00F27C69">
          <w:rPr>
            <w:rFonts w:ascii="Arial" w:hAnsi="Arial" w:cs="Arial"/>
            <w:sz w:val="20"/>
            <w:szCs w:val="20"/>
          </w:rPr>
          <w:delText>ealizar otro anuncio de zarpe el estado se actualiza</w:delText>
        </w:r>
        <w:r w:rsidR="00B141E5" w:rsidRPr="00271AB3" w:rsidDel="00F27C69">
          <w:rPr>
            <w:rFonts w:ascii="Arial" w:hAnsi="Arial" w:cs="Arial"/>
            <w:sz w:val="20"/>
            <w:szCs w:val="20"/>
          </w:rPr>
          <w:delText xml:space="preserve"> a '</w:delText>
        </w:r>
        <w:r w:rsidR="00F62F18" w:rsidRPr="00271AB3" w:rsidDel="00F27C69">
          <w:rPr>
            <w:rFonts w:ascii="Arial" w:hAnsi="Arial" w:cs="Arial"/>
            <w:sz w:val="20"/>
            <w:szCs w:val="20"/>
          </w:rPr>
          <w:delText>r</w:delText>
        </w:r>
        <w:r w:rsidR="00C66331" w:rsidRPr="00271AB3" w:rsidDel="00F27C69">
          <w:rPr>
            <w:rFonts w:ascii="Arial" w:hAnsi="Arial" w:cs="Arial"/>
            <w:sz w:val="20"/>
            <w:szCs w:val="20"/>
          </w:rPr>
          <w:delText>ecepcionado</w:delText>
        </w:r>
        <w:r w:rsidR="00B141E5" w:rsidRPr="00271AB3" w:rsidDel="00F27C69">
          <w:rPr>
            <w:rFonts w:ascii="Arial" w:hAnsi="Arial" w:cs="Arial"/>
            <w:sz w:val="20"/>
            <w:szCs w:val="20"/>
          </w:rPr>
          <w:delText>'.</w:delText>
        </w:r>
      </w:del>
    </w:p>
    <w:p w14:paraId="3F0B47B7" w14:textId="769359D9" w:rsidR="00F62F18" w:rsidRPr="00271AB3" w:rsidDel="00F27C69" w:rsidRDefault="00F62F18" w:rsidP="00241531">
      <w:pPr>
        <w:pStyle w:val="Prrafodelista"/>
        <w:numPr>
          <w:ilvl w:val="1"/>
          <w:numId w:val="5"/>
        </w:numPr>
        <w:rPr>
          <w:del w:id="105" w:author="Frank Harold Cardenas Espinoza" w:date="2024-04-17T18:30:00Z"/>
          <w:rFonts w:ascii="Arial" w:hAnsi="Arial" w:cs="Arial"/>
          <w:sz w:val="20"/>
          <w:szCs w:val="20"/>
        </w:rPr>
      </w:pPr>
      <w:del w:id="106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En caso se decida por no realizar otro anuncio de zarpe el estado se actualiza a ‘cancelado’</w:delText>
        </w:r>
        <w:r w:rsidR="00B715C2" w:rsidRPr="00271AB3" w:rsidDel="00F27C69">
          <w:rPr>
            <w:rFonts w:ascii="Arial" w:hAnsi="Arial" w:cs="Arial"/>
            <w:sz w:val="20"/>
            <w:szCs w:val="20"/>
          </w:rPr>
          <w:delText>, e inhabilita los campos y botones del DUE.</w:delText>
        </w:r>
      </w:del>
    </w:p>
    <w:p w14:paraId="43804FC0" w14:textId="0568FFBF" w:rsidR="00B141E5" w:rsidRPr="00C42A94" w:rsidDel="00F27C69" w:rsidRDefault="00B141E5" w:rsidP="00B141E5">
      <w:pPr>
        <w:pStyle w:val="Textoindependiente"/>
        <w:numPr>
          <w:ilvl w:val="0"/>
          <w:numId w:val="5"/>
        </w:numPr>
        <w:spacing w:before="3"/>
        <w:ind w:right="175"/>
        <w:rPr>
          <w:del w:id="107" w:author="Frank Harold Cardenas Espinoza" w:date="2024-04-17T18:30:00Z"/>
          <w:rFonts w:ascii="Arial" w:hAnsi="Arial" w:cs="Arial"/>
          <w:sz w:val="20"/>
          <w:szCs w:val="20"/>
        </w:rPr>
      </w:pPr>
      <w:del w:id="108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 xml:space="preserve">Guarda un registro de la </w:delText>
        </w:r>
        <w:r w:rsidRPr="00C42A94" w:rsidDel="00F27C69">
          <w:rPr>
            <w:rFonts w:ascii="Arial" w:hAnsi="Arial" w:cs="Arial"/>
            <w:sz w:val="20"/>
            <w:szCs w:val="20"/>
          </w:rPr>
          <w:delText xml:space="preserve">acción para mantener un histórico siguiendo el formato descrito en la HdU </w:delText>
        </w:r>
        <w:r w:rsidRPr="00C42A94" w:rsidDel="00F27C69">
          <w:rPr>
            <w:rFonts w:ascii="Arial" w:hAnsi="Arial" w:cs="Arial"/>
            <w:color w:val="0052CC"/>
            <w:sz w:val="20"/>
            <w:szCs w:val="20"/>
          </w:rPr>
          <w:delText>VUCEPERPAM-373 Histórico de Cambios</w:delText>
        </w:r>
        <w:r w:rsidRPr="00C42A94" w:rsidDel="00F27C69">
          <w:rPr>
            <w:rFonts w:ascii="Arial" w:hAnsi="Arial" w:cs="Arial"/>
            <w:color w:val="0052CC"/>
            <w:spacing w:val="1"/>
            <w:sz w:val="20"/>
            <w:szCs w:val="20"/>
          </w:rPr>
          <w:delText xml:space="preserve"> </w:delText>
        </w:r>
      </w:del>
    </w:p>
    <w:p w14:paraId="71675CE4" w14:textId="256864CB" w:rsidR="00B141E5" w:rsidRPr="00C42A94" w:rsidDel="00F27C69" w:rsidRDefault="00B141E5" w:rsidP="00B141E5">
      <w:pPr>
        <w:pStyle w:val="Textoindependiente"/>
        <w:numPr>
          <w:ilvl w:val="0"/>
          <w:numId w:val="5"/>
        </w:numPr>
        <w:spacing w:before="3"/>
        <w:ind w:right="175"/>
        <w:rPr>
          <w:del w:id="109" w:author="Frank Harold Cardenas Espinoza" w:date="2024-04-17T18:30:00Z"/>
          <w:rFonts w:ascii="Arial" w:hAnsi="Arial" w:cs="Arial"/>
          <w:sz w:val="20"/>
          <w:szCs w:val="20"/>
        </w:rPr>
      </w:pPr>
      <w:del w:id="110" w:author="Frank Harold Cardenas Espinoza" w:date="2024-04-17T18:30:00Z">
        <w:r w:rsidRPr="00C42A94" w:rsidDel="00F27C69">
          <w:rPr>
            <w:rFonts w:ascii="Arial" w:hAnsi="Arial" w:cs="Arial"/>
            <w:sz w:val="20"/>
            <w:szCs w:val="20"/>
          </w:rPr>
          <w:delText>Muestra por pantalla el mensaje informativo</w:delText>
        </w:r>
        <w:r w:rsidRPr="00C42A94" w:rsidDel="00F27C69">
          <w:rPr>
            <w:rFonts w:ascii="Arial" w:hAnsi="Arial" w:cs="Arial"/>
            <w:spacing w:val="-1"/>
            <w:sz w:val="20"/>
            <w:szCs w:val="20"/>
          </w:rPr>
          <w:delText xml:space="preserve"> </w:delText>
        </w:r>
        <w:r w:rsidRPr="00C42A94" w:rsidDel="00F27C69">
          <w:rPr>
            <w:rFonts w:ascii="Arial" w:hAnsi="Arial" w:cs="Arial"/>
            <w:color w:val="0052CC"/>
            <w:sz w:val="20"/>
            <w:szCs w:val="20"/>
          </w:rPr>
          <w:delText>I0096</w:delText>
        </w:r>
        <w:r w:rsidRPr="00C42A94" w:rsidDel="00F27C69">
          <w:rPr>
            <w:rFonts w:ascii="Arial" w:hAnsi="Arial" w:cs="Arial"/>
            <w:sz w:val="20"/>
            <w:szCs w:val="20"/>
          </w:rPr>
          <w:delText>.</w:delText>
        </w:r>
      </w:del>
    </w:p>
    <w:p w14:paraId="3169A8BF" w14:textId="6DA7C9F1" w:rsidR="001F1A8F" w:rsidRPr="00271AB3" w:rsidDel="00F27C69" w:rsidRDefault="001F1A8F" w:rsidP="001F1A8F">
      <w:pPr>
        <w:pStyle w:val="Textoindependiente"/>
        <w:rPr>
          <w:del w:id="111" w:author="Frank Harold Cardenas Espinoza" w:date="2024-04-17T18:30:00Z"/>
          <w:rFonts w:ascii="Arial" w:hAnsi="Arial" w:cs="Arial"/>
          <w:sz w:val="20"/>
          <w:szCs w:val="20"/>
        </w:rPr>
      </w:pPr>
    </w:p>
    <w:p w14:paraId="3D7B66A0" w14:textId="58FB1AF6" w:rsidR="001F1A8F" w:rsidRPr="00271AB3" w:rsidDel="00F27C69" w:rsidRDefault="001F1A8F" w:rsidP="001F1A8F">
      <w:pPr>
        <w:pStyle w:val="Textoindependiente"/>
        <w:rPr>
          <w:del w:id="112" w:author="Frank Harold Cardenas Espinoza" w:date="2024-04-17T18:30:00Z"/>
          <w:rFonts w:ascii="Arial" w:hAnsi="Arial" w:cs="Arial"/>
          <w:sz w:val="20"/>
          <w:szCs w:val="20"/>
        </w:rPr>
      </w:pPr>
    </w:p>
    <w:p w14:paraId="6CADA77C" w14:textId="0E45E863" w:rsidR="009418B5" w:rsidRPr="00271AB3" w:rsidDel="00F27C69" w:rsidRDefault="009418B5" w:rsidP="009418B5">
      <w:pPr>
        <w:pStyle w:val="Textoindependiente"/>
        <w:ind w:left="119" w:right="158"/>
        <w:jc w:val="both"/>
        <w:rPr>
          <w:del w:id="113" w:author="Frank Harold Cardenas Espinoza" w:date="2024-04-17T18:30:00Z"/>
          <w:rFonts w:ascii="Arial" w:hAnsi="Arial" w:cs="Arial"/>
          <w:sz w:val="20"/>
          <w:szCs w:val="20"/>
        </w:rPr>
      </w:pPr>
      <w:del w:id="114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 xml:space="preserve">En caso de que se cancele el anuncio de escala cuando el DUE se encuentre en estado </w:delText>
        </w:r>
        <w:r w:rsidRPr="00271AB3" w:rsidDel="00F27C69">
          <w:rPr>
            <w:rFonts w:ascii="Arial" w:hAnsi="Arial" w:cs="Arial"/>
            <w:b/>
            <w:sz w:val="20"/>
            <w:szCs w:val="20"/>
          </w:rPr>
          <w:delText>'Zarpe Confirmado'</w:delText>
        </w:r>
        <w:r w:rsidRPr="00271AB3" w:rsidDel="00F27C69">
          <w:rPr>
            <w:rFonts w:ascii="Arial" w:hAnsi="Arial" w:cs="Arial"/>
            <w:sz w:val="20"/>
            <w:szCs w:val="20"/>
          </w:rPr>
          <w:delText xml:space="preserve"> o </w:delText>
        </w:r>
        <w:r w:rsidRPr="00271AB3" w:rsidDel="00F27C69">
          <w:rPr>
            <w:rFonts w:ascii="Arial" w:hAnsi="Arial" w:cs="Arial"/>
            <w:b/>
            <w:sz w:val="20"/>
            <w:szCs w:val="20"/>
          </w:rPr>
          <w:delText xml:space="preserve">'Zarpe Autorizado’, </w:delText>
        </w:r>
        <w:r w:rsidRPr="00271AB3" w:rsidDel="00F27C69">
          <w:rPr>
            <w:rFonts w:ascii="Arial" w:hAnsi="Arial" w:cs="Arial"/>
            <w:sz w:val="20"/>
            <w:szCs w:val="20"/>
          </w:rPr>
          <w:delText>si las comprobaciones son exitosas, entonces el sistema muestra un campo 'Justificación' que el agente debe rellenar con el motivo de la cancelación, luego:</w:delText>
        </w:r>
      </w:del>
    </w:p>
    <w:p w14:paraId="5CFF3948" w14:textId="2AF0D291" w:rsidR="009418B5" w:rsidRPr="00271AB3" w:rsidDel="00F27C69" w:rsidRDefault="009418B5" w:rsidP="009418B5">
      <w:pPr>
        <w:pStyle w:val="Textoindependiente"/>
        <w:ind w:left="119" w:right="158"/>
        <w:rPr>
          <w:del w:id="115" w:author="Frank Harold Cardenas Espinoza" w:date="2024-04-17T18:30:00Z"/>
          <w:rFonts w:ascii="Arial" w:hAnsi="Arial" w:cs="Arial"/>
          <w:sz w:val="20"/>
          <w:szCs w:val="20"/>
        </w:rPr>
      </w:pPr>
    </w:p>
    <w:p w14:paraId="0B30AAA8" w14:textId="45F89FF5" w:rsidR="00F62F18" w:rsidRPr="00271AB3" w:rsidDel="00F27C69" w:rsidRDefault="00F62F18" w:rsidP="00F62F18">
      <w:pPr>
        <w:pStyle w:val="Textoindependiente"/>
        <w:numPr>
          <w:ilvl w:val="0"/>
          <w:numId w:val="5"/>
        </w:numPr>
        <w:ind w:right="158"/>
        <w:rPr>
          <w:del w:id="116" w:author="Frank Harold Cardenas Espinoza" w:date="2024-04-17T18:30:00Z"/>
          <w:rFonts w:ascii="Arial" w:hAnsi="Arial" w:cs="Arial"/>
          <w:sz w:val="20"/>
          <w:szCs w:val="20"/>
        </w:rPr>
      </w:pPr>
      <w:del w:id="117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Modifica el estado del DUE</w:delText>
        </w:r>
      </w:del>
    </w:p>
    <w:p w14:paraId="6D485AC4" w14:textId="7540617C" w:rsidR="00241531" w:rsidRPr="00271AB3" w:rsidDel="00F27C69" w:rsidRDefault="00241531" w:rsidP="00241531">
      <w:pPr>
        <w:pStyle w:val="Textoindependiente"/>
        <w:numPr>
          <w:ilvl w:val="1"/>
          <w:numId w:val="5"/>
        </w:numPr>
        <w:ind w:right="158"/>
        <w:rPr>
          <w:del w:id="118" w:author="Frank Harold Cardenas Espinoza" w:date="2024-04-17T18:30:00Z"/>
          <w:rFonts w:ascii="Arial" w:hAnsi="Arial" w:cs="Arial"/>
          <w:sz w:val="20"/>
          <w:szCs w:val="20"/>
        </w:rPr>
      </w:pPr>
      <w:del w:id="119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En caso se decida realizar otro anuncio de zarpe el estado se actualiza a 'recepcionado'.</w:delText>
        </w:r>
      </w:del>
    </w:p>
    <w:p w14:paraId="0BCF008D" w14:textId="19754E6B" w:rsidR="00241531" w:rsidRPr="00271AB3" w:rsidDel="00F27C69" w:rsidRDefault="00241531" w:rsidP="00241531">
      <w:pPr>
        <w:pStyle w:val="Prrafodelista"/>
        <w:numPr>
          <w:ilvl w:val="1"/>
          <w:numId w:val="5"/>
        </w:numPr>
        <w:rPr>
          <w:del w:id="120" w:author="Frank Harold Cardenas Espinoza" w:date="2024-04-17T18:30:00Z"/>
          <w:rFonts w:ascii="Arial" w:hAnsi="Arial" w:cs="Arial"/>
          <w:sz w:val="20"/>
          <w:szCs w:val="20"/>
        </w:rPr>
      </w:pPr>
      <w:del w:id="121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En caso se decida no realizar otro anuncio de zarpe el estado se actualiza a ‘cancelado’, e inhabilita los campos y botones del DUE.</w:delText>
        </w:r>
      </w:del>
    </w:p>
    <w:p w14:paraId="2FEF2DC7" w14:textId="15BF0977" w:rsidR="009418B5" w:rsidRPr="00271AB3" w:rsidDel="00F27C69" w:rsidRDefault="009418B5" w:rsidP="009418B5">
      <w:pPr>
        <w:pStyle w:val="Textoindependiente"/>
        <w:numPr>
          <w:ilvl w:val="0"/>
          <w:numId w:val="5"/>
        </w:numPr>
        <w:spacing w:before="3"/>
        <w:ind w:right="175"/>
        <w:rPr>
          <w:del w:id="122" w:author="Frank Harold Cardenas Espinoza" w:date="2024-04-17T18:30:00Z"/>
          <w:rFonts w:ascii="Arial" w:hAnsi="Arial" w:cs="Arial"/>
          <w:sz w:val="20"/>
          <w:szCs w:val="20"/>
        </w:rPr>
      </w:pPr>
      <w:del w:id="123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 xml:space="preserve">Guarda un registro de la acción para mantener un histórico siguiendo el formato descrito en la HdU </w:delText>
        </w:r>
        <w:r w:rsidRPr="00271AB3" w:rsidDel="00F27C69">
          <w:rPr>
            <w:rFonts w:ascii="Arial" w:hAnsi="Arial" w:cs="Arial"/>
            <w:color w:val="0052CC"/>
            <w:sz w:val="20"/>
            <w:szCs w:val="20"/>
          </w:rPr>
          <w:delText>VUCEPERPAM-373 Histórico de Cambios</w:delText>
        </w:r>
        <w:r w:rsidRPr="00271AB3" w:rsidDel="00F27C69">
          <w:rPr>
            <w:rFonts w:ascii="Arial" w:hAnsi="Arial" w:cs="Arial"/>
            <w:color w:val="0052CC"/>
            <w:spacing w:val="1"/>
            <w:sz w:val="20"/>
            <w:szCs w:val="20"/>
          </w:rPr>
          <w:delText xml:space="preserve"> </w:delText>
        </w:r>
      </w:del>
    </w:p>
    <w:p w14:paraId="05BBE61E" w14:textId="2A9F7055" w:rsidR="009418B5" w:rsidRPr="00271AB3" w:rsidDel="00F27C69" w:rsidRDefault="009418B5" w:rsidP="009418B5">
      <w:pPr>
        <w:pStyle w:val="Textoindependiente"/>
        <w:numPr>
          <w:ilvl w:val="0"/>
          <w:numId w:val="5"/>
        </w:numPr>
        <w:spacing w:before="3"/>
        <w:ind w:right="175"/>
        <w:rPr>
          <w:del w:id="124" w:author="Frank Harold Cardenas Espinoza" w:date="2024-04-17T18:30:00Z"/>
          <w:rFonts w:ascii="Arial" w:hAnsi="Arial" w:cs="Arial"/>
          <w:sz w:val="20"/>
          <w:szCs w:val="20"/>
        </w:rPr>
      </w:pPr>
      <w:del w:id="125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 xml:space="preserve">Envía una notificación a todas las entidades correspondientes (APN/DICAPI/DIRESA/ MIGRACIONES/PRODUCE/Otras) </w:delText>
        </w:r>
      </w:del>
    </w:p>
    <w:p w14:paraId="1477B091" w14:textId="2DB58E32" w:rsidR="009418B5" w:rsidRPr="00271AB3" w:rsidDel="00F27C69" w:rsidRDefault="009418B5" w:rsidP="009418B5">
      <w:pPr>
        <w:pStyle w:val="Textoindependiente"/>
        <w:numPr>
          <w:ilvl w:val="0"/>
          <w:numId w:val="5"/>
        </w:numPr>
        <w:spacing w:before="3"/>
        <w:ind w:right="175"/>
        <w:rPr>
          <w:del w:id="126" w:author="Frank Harold Cardenas Espinoza" w:date="2024-04-17T18:30:00Z"/>
          <w:rFonts w:ascii="Arial" w:hAnsi="Arial" w:cs="Arial"/>
          <w:sz w:val="20"/>
          <w:szCs w:val="20"/>
        </w:rPr>
      </w:pPr>
      <w:del w:id="127" w:author="Frank Harold Cardenas Espinoza" w:date="2024-04-17T18:30:00Z">
        <w:r w:rsidRPr="00271AB3" w:rsidDel="00F27C69">
          <w:rPr>
            <w:rFonts w:ascii="Arial" w:hAnsi="Arial" w:cs="Arial"/>
            <w:sz w:val="20"/>
            <w:szCs w:val="20"/>
          </w:rPr>
          <w:delText>Inicia el proceso de desistimiento de los trámites TUPAS asociados</w:delText>
        </w:r>
        <w:r w:rsidR="00F1567A" w:rsidRPr="00271AB3" w:rsidDel="00F27C69">
          <w:rPr>
            <w:rFonts w:ascii="Arial" w:hAnsi="Arial" w:cs="Arial"/>
            <w:sz w:val="20"/>
            <w:szCs w:val="20"/>
          </w:rPr>
          <w:delText xml:space="preserve"> al zarpe</w:delText>
        </w:r>
        <w:r w:rsidRPr="00271AB3" w:rsidDel="00F27C69">
          <w:rPr>
            <w:rFonts w:ascii="Arial" w:hAnsi="Arial" w:cs="Arial"/>
            <w:sz w:val="20"/>
            <w:szCs w:val="20"/>
          </w:rPr>
          <w:delText>, de acuerdo con la HdU</w:delText>
        </w:r>
        <w:r w:rsidRPr="00271AB3" w:rsidDel="00F27C69">
          <w:rPr>
            <w:rFonts w:ascii="Arial" w:hAnsi="Arial" w:cs="Arial"/>
            <w:spacing w:val="-1"/>
            <w:sz w:val="20"/>
            <w:szCs w:val="20"/>
          </w:rPr>
          <w:delText xml:space="preserve"> </w:delText>
        </w:r>
        <w:r w:rsidRPr="00271AB3" w:rsidDel="00F27C69">
          <w:rPr>
            <w:rFonts w:ascii="Arial" w:hAnsi="Arial" w:cs="Arial"/>
            <w:color w:val="0052CC"/>
            <w:sz w:val="20"/>
            <w:szCs w:val="20"/>
          </w:rPr>
          <w:delText>VUCEPERPAM-3895 Desistir trámite</w:delText>
        </w:r>
        <w:r w:rsidRPr="00271AB3" w:rsidDel="00F27C69">
          <w:rPr>
            <w:rFonts w:ascii="Arial" w:hAnsi="Arial" w:cs="Arial"/>
            <w:sz w:val="20"/>
            <w:szCs w:val="20"/>
          </w:rPr>
          <w:delText>.</w:delText>
        </w:r>
      </w:del>
    </w:p>
    <w:p w14:paraId="4EBD6FD6" w14:textId="35244912" w:rsidR="009418B5" w:rsidRPr="00C42A94" w:rsidDel="00F27C69" w:rsidRDefault="009418B5" w:rsidP="313002F6">
      <w:pPr>
        <w:pStyle w:val="Textoindependiente"/>
        <w:numPr>
          <w:ilvl w:val="0"/>
          <w:numId w:val="5"/>
        </w:numPr>
        <w:spacing w:before="3"/>
        <w:ind w:right="175"/>
        <w:rPr>
          <w:del w:id="128" w:author="Frank Harold Cardenas Espinoza" w:date="2024-04-17T18:30:00Z"/>
          <w:rFonts w:ascii="Arial" w:hAnsi="Arial" w:cs="Arial"/>
          <w:sz w:val="20"/>
          <w:szCs w:val="20"/>
        </w:rPr>
      </w:pPr>
      <w:del w:id="129" w:author="Frank Harold Cardenas Espinoza" w:date="2024-04-17T18:30:00Z">
        <w:r w:rsidRPr="00C42A94" w:rsidDel="00F27C69">
          <w:rPr>
            <w:rFonts w:ascii="Arial" w:hAnsi="Arial" w:cs="Arial"/>
            <w:sz w:val="20"/>
            <w:szCs w:val="20"/>
          </w:rPr>
          <w:delText>Muestra por pantalla el mensaje informativo</w:delText>
        </w:r>
        <w:r w:rsidRPr="00C42A94" w:rsidDel="00F27C69">
          <w:rPr>
            <w:rFonts w:ascii="Arial" w:hAnsi="Arial" w:cs="Arial"/>
            <w:spacing w:val="-1"/>
            <w:sz w:val="20"/>
            <w:szCs w:val="20"/>
          </w:rPr>
          <w:delText xml:space="preserve"> </w:delText>
        </w:r>
        <w:r w:rsidRPr="00C42A94" w:rsidDel="00F27C69">
          <w:rPr>
            <w:rFonts w:ascii="Arial" w:hAnsi="Arial" w:cs="Arial"/>
            <w:color w:val="0052CC"/>
            <w:sz w:val="20"/>
            <w:szCs w:val="20"/>
          </w:rPr>
          <w:delText>I0096</w:delText>
        </w:r>
        <w:r w:rsidRPr="00C42A94" w:rsidDel="00F27C69">
          <w:rPr>
            <w:rFonts w:ascii="Arial" w:hAnsi="Arial" w:cs="Arial"/>
            <w:sz w:val="20"/>
            <w:szCs w:val="20"/>
          </w:rPr>
          <w:delText>.</w:delText>
        </w:r>
      </w:del>
    </w:p>
    <w:p w14:paraId="28D44E62" w14:textId="210B9547" w:rsidR="313002F6" w:rsidRPr="00C42A94" w:rsidDel="00E31A89" w:rsidRDefault="313002F6" w:rsidP="313002F6">
      <w:pPr>
        <w:pStyle w:val="Textoindependiente"/>
        <w:spacing w:before="3"/>
        <w:ind w:right="175"/>
        <w:rPr>
          <w:del w:id="130" w:author="Frank Harold Cardenas Espinoza" w:date="2024-04-17T18:32:00Z"/>
          <w:rFonts w:ascii="Arial" w:hAnsi="Arial" w:cs="Arial"/>
          <w:sz w:val="20"/>
          <w:szCs w:val="20"/>
        </w:rPr>
      </w:pPr>
    </w:p>
    <w:p w14:paraId="424AF59D" w14:textId="7BC5C372" w:rsidR="05F09E22" w:rsidRPr="00271AB3" w:rsidRDefault="009867E9" w:rsidP="313002F6">
      <w:pPr>
        <w:ind w:left="-20" w:right="-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"/>
        </w:rPr>
        <w:t>De forma adicional</w:t>
      </w:r>
      <w:r w:rsidR="000E2A75">
        <w:rPr>
          <w:rFonts w:ascii="Arial" w:hAnsi="Arial" w:cs="Arial"/>
          <w:sz w:val="20"/>
          <w:szCs w:val="20"/>
          <w:lang w:val="es"/>
        </w:rPr>
        <w:t xml:space="preserve"> se detendrán y </w:t>
      </w:r>
      <w:r w:rsidR="00B96206">
        <w:rPr>
          <w:rFonts w:ascii="Arial" w:hAnsi="Arial" w:cs="Arial"/>
          <w:sz w:val="20"/>
          <w:szCs w:val="20"/>
          <w:lang w:val="es"/>
        </w:rPr>
        <w:t>ocultarán</w:t>
      </w:r>
      <w:r w:rsidR="000E2A75">
        <w:rPr>
          <w:rFonts w:ascii="Arial" w:hAnsi="Arial" w:cs="Arial"/>
          <w:sz w:val="20"/>
          <w:szCs w:val="20"/>
          <w:lang w:val="es"/>
        </w:rPr>
        <w:t xml:space="preserve"> los contadores</w:t>
      </w:r>
      <w:r w:rsidR="05F09E22" w:rsidRPr="00271AB3">
        <w:rPr>
          <w:rFonts w:ascii="Arial" w:hAnsi="Arial" w:cs="Arial"/>
          <w:sz w:val="20"/>
          <w:szCs w:val="20"/>
          <w:lang w:val="es"/>
        </w:rPr>
        <w:t>:</w:t>
      </w:r>
    </w:p>
    <w:p w14:paraId="6AEFFA6C" w14:textId="4BB9CACF" w:rsidR="05F09E22" w:rsidRPr="00271AB3" w:rsidDel="005050AA" w:rsidRDefault="05F09E22" w:rsidP="313002F6">
      <w:pPr>
        <w:pStyle w:val="Prrafodelista"/>
        <w:numPr>
          <w:ilvl w:val="0"/>
          <w:numId w:val="3"/>
        </w:numPr>
        <w:rPr>
          <w:del w:id="131" w:author="Frank Harold Cardenas Espinoza" w:date="2024-04-17T18:05:00Z"/>
          <w:rFonts w:ascii="Arial" w:hAnsi="Arial" w:cs="Arial"/>
          <w:sz w:val="20"/>
          <w:szCs w:val="20"/>
          <w:lang w:val="es"/>
        </w:rPr>
      </w:pPr>
      <w:r w:rsidRPr="00271AB3">
        <w:rPr>
          <w:rFonts w:ascii="Arial" w:hAnsi="Arial" w:cs="Arial"/>
          <w:sz w:val="20"/>
          <w:szCs w:val="20"/>
          <w:lang w:val="es"/>
        </w:rPr>
        <w:t>Contador del tiempo estimado de arribo</w:t>
      </w:r>
    </w:p>
    <w:p w14:paraId="6ABB10F3" w14:textId="64584037" w:rsidR="05F09E22" w:rsidRPr="005050AA" w:rsidRDefault="05F09E22" w:rsidP="005050AA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  <w:lang w:val="es"/>
          <w:rPrChange w:id="132" w:author="Frank Harold Cardenas Espinoza" w:date="2024-04-17T18:05:00Z">
            <w:rPr>
              <w:lang w:val="es"/>
            </w:rPr>
          </w:rPrChange>
        </w:rPr>
      </w:pPr>
      <w:del w:id="133" w:author="Frank Harold Cardenas Espinoza" w:date="2024-04-17T18:05:00Z">
        <w:r w:rsidRPr="005050AA" w:rsidDel="005050AA">
          <w:rPr>
            <w:rFonts w:ascii="Arial" w:hAnsi="Arial" w:cs="Arial"/>
            <w:sz w:val="20"/>
            <w:szCs w:val="20"/>
            <w:lang w:val="es"/>
            <w:rPrChange w:id="134" w:author="Frank Harold Cardenas Espinoza" w:date="2024-04-17T18:05:00Z">
              <w:rPr>
                <w:lang w:val="es"/>
              </w:rPr>
            </w:rPrChange>
          </w:rPr>
          <w:delText>Contador del tiempo estimado de zarpe</w:delText>
        </w:r>
      </w:del>
    </w:p>
    <w:p w14:paraId="2F5328CD" w14:textId="1B06E07F" w:rsidR="05F09E22" w:rsidRPr="00271AB3" w:rsidRDefault="05F09E22" w:rsidP="313002F6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  <w:lang w:val="es"/>
        </w:rPr>
      </w:pPr>
      <w:r w:rsidRPr="00271AB3">
        <w:rPr>
          <w:rFonts w:ascii="Arial" w:hAnsi="Arial" w:cs="Arial"/>
          <w:sz w:val="20"/>
          <w:szCs w:val="20"/>
          <w:lang w:val="es"/>
        </w:rPr>
        <w:t>Contador del tiempo de evaluación de documentos</w:t>
      </w:r>
    </w:p>
    <w:p w14:paraId="50C6BD79" w14:textId="5669C9AC" w:rsidR="313002F6" w:rsidRPr="00271AB3" w:rsidRDefault="313002F6" w:rsidP="313002F6">
      <w:pPr>
        <w:pStyle w:val="Textoindependiente"/>
        <w:spacing w:before="3"/>
        <w:ind w:right="175"/>
        <w:rPr>
          <w:rFonts w:ascii="Arial" w:hAnsi="Arial" w:cs="Arial"/>
          <w:sz w:val="20"/>
          <w:szCs w:val="20"/>
          <w:highlight w:val="yellow"/>
        </w:rPr>
      </w:pPr>
    </w:p>
    <w:p w14:paraId="33F22CCE" w14:textId="796C5BEB" w:rsidR="009418B5" w:rsidDel="00F27C69" w:rsidRDefault="009418B5" w:rsidP="001F1A8F">
      <w:pPr>
        <w:pStyle w:val="Textoindependiente"/>
        <w:rPr>
          <w:del w:id="135" w:author="Frank Harold Cardenas Espinoza" w:date="2024-04-17T18:30:00Z"/>
          <w:rFonts w:ascii="Arial" w:hAnsi="Arial" w:cs="Arial"/>
          <w:sz w:val="20"/>
          <w:szCs w:val="20"/>
        </w:rPr>
      </w:pPr>
    </w:p>
    <w:p w14:paraId="523AA5F7" w14:textId="77777777" w:rsidR="00C42A94" w:rsidRPr="00C42A94" w:rsidRDefault="00C42A94" w:rsidP="00C42A94">
      <w:pPr>
        <w:spacing w:before="240" w:after="240"/>
        <w:rPr>
          <w:rFonts w:ascii="Arial" w:hAnsi="Arial" w:cs="Arial"/>
          <w:b/>
          <w:bCs/>
        </w:rPr>
      </w:pPr>
      <w:r w:rsidRPr="00C42A94">
        <w:rPr>
          <w:rFonts w:ascii="Arial" w:hAnsi="Arial" w:cs="Arial"/>
          <w:b/>
          <w:bCs/>
        </w:rPr>
        <w:t>MAPEO FUNCIONAL</w:t>
      </w:r>
    </w:p>
    <w:p w14:paraId="2EFDE5B9" w14:textId="52A33495" w:rsidR="00C42A94" w:rsidRPr="007240C0" w:rsidRDefault="00C42A94" w:rsidP="00C42A94">
      <w:pPr>
        <w:pStyle w:val="Textoindependiente"/>
        <w:spacing w:before="120" w:after="240" w:line="276" w:lineRule="auto"/>
        <w:ind w:right="-142"/>
        <w:jc w:val="both"/>
        <w:rPr>
          <w:rFonts w:ascii="Arial" w:hAnsi="Arial" w:cs="Arial"/>
          <w:sz w:val="20"/>
          <w:szCs w:val="20"/>
        </w:rPr>
      </w:pPr>
      <w:r w:rsidRPr="25879CAA">
        <w:rPr>
          <w:rFonts w:ascii="Arial" w:hAnsi="Arial" w:cs="Arial"/>
          <w:sz w:val="20"/>
          <w:szCs w:val="20"/>
        </w:rPr>
        <w:t xml:space="preserve">El detalle se encuentra descrito en el </w:t>
      </w:r>
      <w:r w:rsidRPr="25879CAA">
        <w:rPr>
          <w:rFonts w:ascii="Arial" w:hAnsi="Arial" w:cs="Arial"/>
          <w:color w:val="0070C0"/>
          <w:sz w:val="20"/>
          <w:szCs w:val="20"/>
        </w:rPr>
        <w:t>Mapeo</w:t>
      </w:r>
      <w:ins w:id="136" w:author="Jose Naupas" w:date="2024-09-18T02:05:00Z">
        <w:r w:rsidR="3AB885FC" w:rsidRPr="25879CAA">
          <w:rPr>
            <w:rFonts w:ascii="Arial" w:hAnsi="Arial" w:cs="Arial"/>
            <w:color w:val="0070C0"/>
            <w:sz w:val="20"/>
            <w:szCs w:val="20"/>
          </w:rPr>
          <w:t xml:space="preserve"> </w:t>
        </w:r>
        <w:proofErr w:type="spellStart"/>
        <w:r w:rsidR="3AB885FC" w:rsidRPr="25879CAA">
          <w:rPr>
            <w:rFonts w:ascii="Arial" w:hAnsi="Arial" w:cs="Arial"/>
            <w:color w:val="0070C0"/>
            <w:sz w:val="20"/>
            <w:szCs w:val="20"/>
          </w:rPr>
          <w:t>Tecnico</w:t>
        </w:r>
      </w:ins>
      <w:proofErr w:type="spellEnd"/>
      <w:r w:rsidRPr="25879CAA">
        <w:rPr>
          <w:rFonts w:ascii="Arial" w:hAnsi="Arial" w:cs="Arial"/>
          <w:color w:val="0070C0"/>
          <w:sz w:val="20"/>
          <w:szCs w:val="20"/>
        </w:rPr>
        <w:t xml:space="preserve"> </w:t>
      </w:r>
      <w:del w:id="137" w:author="Frank Harold Cardenas Espinoza" w:date="2024-04-17T18:30:00Z">
        <w:r w:rsidRPr="25879CAA" w:rsidDel="00C42A94">
          <w:rPr>
            <w:rFonts w:ascii="Arial" w:hAnsi="Arial" w:cs="Arial"/>
            <w:color w:val="0070C0"/>
            <w:sz w:val="20"/>
            <w:szCs w:val="20"/>
          </w:rPr>
          <w:delText>F</w:delText>
        </w:r>
      </w:del>
      <w:ins w:id="138" w:author="Frank Harold Cardenas Espinoza" w:date="2024-04-17T18:30:00Z">
        <w:r w:rsidR="00493FA6" w:rsidRPr="25879CAA">
          <w:rPr>
            <w:rFonts w:ascii="Arial" w:hAnsi="Arial" w:cs="Arial"/>
            <w:color w:val="0070C0"/>
            <w:sz w:val="20"/>
            <w:szCs w:val="20"/>
          </w:rPr>
          <w:t>f</w:t>
        </w:r>
      </w:ins>
      <w:r w:rsidRPr="25879CAA">
        <w:rPr>
          <w:rFonts w:ascii="Arial" w:hAnsi="Arial" w:cs="Arial"/>
          <w:color w:val="0070C0"/>
          <w:sz w:val="20"/>
          <w:szCs w:val="20"/>
        </w:rPr>
        <w:t>uncional Listado de DUE.xlsx</w:t>
      </w:r>
      <w:r w:rsidRPr="25879CAA">
        <w:rPr>
          <w:rFonts w:ascii="Arial" w:hAnsi="Arial" w:cs="Arial"/>
          <w:sz w:val="20"/>
          <w:szCs w:val="20"/>
        </w:rPr>
        <w:t>.</w:t>
      </w:r>
    </w:p>
    <w:p w14:paraId="2E86D9C1" w14:textId="6F3A17A0" w:rsidR="001F1A8F" w:rsidRPr="00271AB3" w:rsidRDefault="00C42A94" w:rsidP="00C42A94">
      <w:pPr>
        <w:spacing w:before="240" w:after="240"/>
        <w:rPr>
          <w:rFonts w:ascii="Arial" w:hAnsi="Arial" w:cs="Arial"/>
          <w:sz w:val="20"/>
          <w:szCs w:val="20"/>
        </w:rPr>
      </w:pPr>
      <w:r w:rsidRPr="00C42A94">
        <w:rPr>
          <w:rFonts w:ascii="Arial" w:hAnsi="Arial" w:cs="Arial"/>
          <w:b/>
          <w:bCs/>
        </w:rPr>
        <w:t>CRITERIOS DE ACEPTACIÓN</w:t>
      </w:r>
    </w:p>
    <w:tbl>
      <w:tblPr>
        <w:tblStyle w:val="TableNormal1"/>
        <w:tblW w:w="8655" w:type="dxa"/>
        <w:tblInd w:w="129" w:type="dxa"/>
        <w:tblBorders>
          <w:top w:val="single" w:sz="8" w:space="0" w:color="C1C6D0"/>
          <w:left w:val="single" w:sz="8" w:space="0" w:color="C1C6D0"/>
          <w:bottom w:val="single" w:sz="8" w:space="0" w:color="C1C6D0"/>
          <w:right w:val="single" w:sz="8" w:space="0" w:color="C1C6D0"/>
          <w:insideH w:val="single" w:sz="8" w:space="0" w:color="C1C6D0"/>
          <w:insideV w:val="single" w:sz="8" w:space="0" w:color="C1C6D0"/>
        </w:tblBorders>
        <w:tblLayout w:type="fixed"/>
        <w:tblLook w:val="01E0" w:firstRow="1" w:lastRow="1" w:firstColumn="1" w:lastColumn="1" w:noHBand="0" w:noVBand="0"/>
      </w:tblPr>
      <w:tblGrid>
        <w:gridCol w:w="1567"/>
        <w:gridCol w:w="7088"/>
      </w:tblGrid>
      <w:tr w:rsidR="00271AB3" w:rsidRPr="00271AB3" w14:paraId="7EB8270A" w14:textId="77777777" w:rsidTr="00C42A94">
        <w:trPr>
          <w:trHeight w:val="575"/>
        </w:trPr>
        <w:tc>
          <w:tcPr>
            <w:tcW w:w="1567" w:type="dxa"/>
            <w:tcBorders>
              <w:left w:val="single" w:sz="4" w:space="0" w:color="C1C6D0"/>
              <w:right w:val="single" w:sz="6" w:space="0" w:color="C1C6D0"/>
            </w:tcBorders>
            <w:shd w:val="clear" w:color="auto" w:fill="002060"/>
          </w:tcPr>
          <w:p w14:paraId="065C7D22" w14:textId="77777777" w:rsidR="00271AB3" w:rsidRPr="00271AB3" w:rsidRDefault="00271AB3" w:rsidP="00C42A94">
            <w:pPr>
              <w:pStyle w:val="TableParagraph"/>
              <w:spacing w:before="106"/>
              <w:ind w:left="15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71AB3">
              <w:rPr>
                <w:rFonts w:ascii="Arial" w:hAnsi="Arial" w:cs="Arial"/>
                <w:b/>
                <w:sz w:val="20"/>
                <w:szCs w:val="20"/>
              </w:rPr>
              <w:t>Criterio</w:t>
            </w:r>
            <w:r w:rsidRPr="00C42A94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271AB3">
              <w:rPr>
                <w:rFonts w:ascii="Arial" w:hAnsi="Arial" w:cs="Arial"/>
                <w:b/>
                <w:sz w:val="20"/>
                <w:szCs w:val="20"/>
              </w:rPr>
              <w:t>de</w:t>
            </w:r>
          </w:p>
          <w:p w14:paraId="253947C9" w14:textId="77777777" w:rsidR="00271AB3" w:rsidRPr="00271AB3" w:rsidRDefault="00271AB3" w:rsidP="00C42A94">
            <w:pPr>
              <w:pStyle w:val="TableParagraph"/>
              <w:spacing w:before="106"/>
              <w:ind w:left="153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71AB3">
              <w:rPr>
                <w:rFonts w:ascii="Arial" w:hAnsi="Arial" w:cs="Arial"/>
                <w:b/>
                <w:sz w:val="20"/>
                <w:szCs w:val="20"/>
              </w:rPr>
              <w:t>aceptación</w:t>
            </w:r>
          </w:p>
        </w:tc>
        <w:tc>
          <w:tcPr>
            <w:tcW w:w="7088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  <w:shd w:val="clear" w:color="auto" w:fill="002060"/>
            <w:vAlign w:val="center"/>
          </w:tcPr>
          <w:p w14:paraId="2183B9F8" w14:textId="77777777" w:rsidR="00271AB3" w:rsidRPr="00271AB3" w:rsidRDefault="00271AB3" w:rsidP="00C42A94">
            <w:pPr>
              <w:pStyle w:val="TableParagraph"/>
              <w:spacing w:before="106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71AB3">
              <w:rPr>
                <w:rFonts w:ascii="Arial" w:hAnsi="Arial" w:cs="Arial"/>
                <w:b/>
                <w:sz w:val="20"/>
                <w:szCs w:val="20"/>
              </w:rPr>
              <w:t>El sistema debe permitir la cancelación del Anuncio de Escala</w:t>
            </w:r>
          </w:p>
        </w:tc>
      </w:tr>
      <w:tr w:rsidR="00271AB3" w:rsidRPr="00271AB3" w14:paraId="1B6FB437" w14:textId="77777777" w:rsidTr="00271AB3">
        <w:trPr>
          <w:trHeight w:val="318"/>
        </w:trPr>
        <w:tc>
          <w:tcPr>
            <w:tcW w:w="1567" w:type="dxa"/>
            <w:tcBorders>
              <w:left w:val="single" w:sz="4" w:space="0" w:color="C1C6D0"/>
              <w:right w:val="single" w:sz="6" w:space="0" w:color="C1C6D0"/>
            </w:tcBorders>
          </w:tcPr>
          <w:p w14:paraId="79BE9421" w14:textId="77777777" w:rsidR="00271AB3" w:rsidRPr="00C42A94" w:rsidRDefault="00271AB3" w:rsidP="00F80E2D">
            <w:pPr>
              <w:pStyle w:val="TableParagraph"/>
              <w:spacing w:before="71"/>
              <w:ind w:left="77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iCs/>
                <w:sz w:val="20"/>
                <w:szCs w:val="20"/>
              </w:rPr>
              <w:t>Descripción</w:t>
            </w:r>
          </w:p>
        </w:tc>
        <w:tc>
          <w:tcPr>
            <w:tcW w:w="7088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1F45AC9A" w14:textId="7217F4A9" w:rsidR="00271AB3" w:rsidRPr="00C42A94" w:rsidRDefault="00271AB3" w:rsidP="00F80E2D">
            <w:pPr>
              <w:pStyle w:val="TableParagraph"/>
              <w:spacing w:before="71"/>
              <w:ind w:left="78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iCs/>
                <w:sz w:val="20"/>
                <w:szCs w:val="20"/>
              </w:rPr>
              <w:t>Se comprobará que se puede realizar una cancelación del documento</w:t>
            </w:r>
          </w:p>
        </w:tc>
      </w:tr>
      <w:tr w:rsidR="00271AB3" w:rsidRPr="00271AB3" w14:paraId="159E1480" w14:textId="77777777" w:rsidTr="00C42A94">
        <w:trPr>
          <w:trHeight w:val="1124"/>
        </w:trPr>
        <w:tc>
          <w:tcPr>
            <w:tcW w:w="1567" w:type="dxa"/>
            <w:tcBorders>
              <w:left w:val="single" w:sz="4" w:space="0" w:color="C1C6D0"/>
              <w:right w:val="single" w:sz="6" w:space="0" w:color="C1C6D0"/>
            </w:tcBorders>
          </w:tcPr>
          <w:p w14:paraId="2761627F" w14:textId="73D7BB03" w:rsidR="00271AB3" w:rsidRPr="00C42A94" w:rsidRDefault="00271AB3" w:rsidP="00F80E2D">
            <w:pPr>
              <w:pStyle w:val="TableParagraph"/>
              <w:spacing w:before="71"/>
              <w:ind w:left="77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iCs/>
                <w:sz w:val="20"/>
                <w:szCs w:val="20"/>
              </w:rPr>
              <w:t>Escenario</w:t>
            </w:r>
            <w:r w:rsidR="00C42A94" w:rsidRPr="00C42A94">
              <w:rPr>
                <w:rFonts w:ascii="Arial" w:hAnsi="Arial" w:cs="Arial"/>
                <w:iCs/>
                <w:sz w:val="20"/>
                <w:szCs w:val="20"/>
              </w:rPr>
              <w:t xml:space="preserve"> 1</w:t>
            </w:r>
          </w:p>
        </w:tc>
        <w:tc>
          <w:tcPr>
            <w:tcW w:w="7088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5E0C64AC" w14:textId="2C130E4A" w:rsidR="00271AB3" w:rsidRPr="00C42A94" w:rsidRDefault="00271AB3" w:rsidP="00C42A94">
            <w:pPr>
              <w:pStyle w:val="TableParagraph"/>
              <w:spacing w:before="71"/>
              <w:ind w:left="78" w:right="362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 xml:space="preserve">Cancelación del Anuncio de Escala con el DUE en estado ‘Arribo anunciado’, 'Arribo Confirmado' o 'Arribo Autorizado' </w:t>
            </w:r>
            <w:r w:rsidRPr="00644DA1">
              <w:rPr>
                <w:rFonts w:ascii="Arial" w:hAnsi="Arial" w:cs="Arial"/>
                <w:b/>
                <w:bCs/>
                <w:i/>
                <w:strike/>
                <w:sz w:val="20"/>
                <w:szCs w:val="20"/>
                <w:highlight w:val="yellow"/>
                <w:rPrChange w:id="139" w:author="Martín Andrés Gutiérrez López" w:date="2024-11-19T12:41:00Z" w16du:dateUtc="2024-11-19T17:41:00Z">
                  <w:rPr>
                    <w:rFonts w:ascii="Arial" w:hAnsi="Arial" w:cs="Arial"/>
                    <w:b/>
                    <w:bCs/>
                    <w:i/>
                    <w:sz w:val="20"/>
                    <w:szCs w:val="20"/>
                  </w:rPr>
                </w:rPrChange>
              </w:rPr>
              <w:t>o</w:t>
            </w:r>
            <w:r w:rsidRPr="00644DA1">
              <w:rPr>
                <w:rFonts w:ascii="Arial" w:hAnsi="Arial" w:cs="Arial"/>
                <w:b/>
                <w:bCs/>
                <w:i/>
                <w:strike/>
                <w:spacing w:val="-39"/>
                <w:sz w:val="20"/>
                <w:szCs w:val="20"/>
                <w:highlight w:val="yellow"/>
                <w:rPrChange w:id="140" w:author="Martín Andrés Gutiérrez López" w:date="2024-11-19T12:41:00Z" w16du:dateUtc="2024-11-19T17:41:00Z">
                  <w:rPr>
                    <w:rFonts w:ascii="Arial" w:hAnsi="Arial" w:cs="Arial"/>
                    <w:b/>
                    <w:bCs/>
                    <w:i/>
                    <w:spacing w:val="-39"/>
                    <w:sz w:val="20"/>
                    <w:szCs w:val="20"/>
                  </w:rPr>
                </w:rPrChange>
              </w:rPr>
              <w:t xml:space="preserve"> </w:t>
            </w:r>
            <w:r w:rsidRPr="00644DA1">
              <w:rPr>
                <w:rFonts w:ascii="Arial" w:hAnsi="Arial" w:cs="Arial"/>
                <w:b/>
                <w:bCs/>
                <w:i/>
                <w:strike/>
                <w:sz w:val="20"/>
                <w:szCs w:val="20"/>
                <w:highlight w:val="yellow"/>
                <w:rPrChange w:id="141" w:author="Martín Andrés Gutiérrez López" w:date="2024-11-19T12:41:00Z" w16du:dateUtc="2024-11-19T17:41:00Z">
                  <w:rPr>
                    <w:rFonts w:ascii="Arial" w:hAnsi="Arial" w:cs="Arial"/>
                    <w:b/>
                    <w:bCs/>
                    <w:i/>
                    <w:sz w:val="20"/>
                    <w:szCs w:val="20"/>
                  </w:rPr>
                </w:rPrChange>
              </w:rPr>
              <w:t>'Arribo Autorizado Condicional'</w:t>
            </w:r>
          </w:p>
          <w:p w14:paraId="1C7EFFB7" w14:textId="77777777" w:rsidR="00271AB3" w:rsidRPr="00C42A94" w:rsidRDefault="00271AB3" w:rsidP="00F80E2D">
            <w:pPr>
              <w:pStyle w:val="TableParagrap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531B055B" w14:textId="4110D1DA" w:rsidR="00271AB3" w:rsidRPr="00C42A94" w:rsidRDefault="00271AB3" w:rsidP="00550822">
            <w:pPr>
              <w:pStyle w:val="TableParagraph"/>
              <w:spacing w:before="71"/>
              <w:ind w:left="78" w:right="362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Dado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 un agente que se encuentra en 'listado de </w:t>
            </w:r>
            <w:proofErr w:type="spellStart"/>
            <w:r w:rsidRPr="00C42A94">
              <w:rPr>
                <w:rFonts w:ascii="Arial" w:hAnsi="Arial" w:cs="Arial"/>
                <w:iCs/>
                <w:sz w:val="20"/>
                <w:szCs w:val="20"/>
              </w:rPr>
              <w:t>DUEs</w:t>
            </w:r>
            <w:proofErr w:type="spellEnd"/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' y el estado del DUE es Arribo anunciado’, 'Arribo Confirmado' o 'Arribo Autorizado' </w:t>
            </w:r>
            <w:r w:rsidRPr="00644DA1">
              <w:rPr>
                <w:rFonts w:ascii="Arial" w:hAnsi="Arial" w:cs="Arial"/>
                <w:iCs/>
                <w:strike/>
                <w:sz w:val="20"/>
                <w:szCs w:val="20"/>
                <w:highlight w:val="yellow"/>
                <w:rPrChange w:id="142" w:author="Martín Andrés Gutiérrez López" w:date="2024-11-19T12:41:00Z" w16du:dateUtc="2024-11-19T17:41:00Z">
                  <w:rPr>
                    <w:rFonts w:ascii="Arial" w:hAnsi="Arial" w:cs="Arial"/>
                    <w:iCs/>
                    <w:sz w:val="20"/>
                    <w:szCs w:val="20"/>
                  </w:rPr>
                </w:rPrChange>
              </w:rPr>
              <w:t>o</w:t>
            </w:r>
            <w:r w:rsidRPr="00644DA1">
              <w:rPr>
                <w:rFonts w:ascii="Arial" w:hAnsi="Arial" w:cs="Arial"/>
                <w:iCs/>
                <w:strike/>
                <w:spacing w:val="-39"/>
                <w:sz w:val="20"/>
                <w:szCs w:val="20"/>
                <w:highlight w:val="yellow"/>
                <w:rPrChange w:id="143" w:author="Martín Andrés Gutiérrez López" w:date="2024-11-19T12:41:00Z" w16du:dateUtc="2024-11-19T17:41:00Z">
                  <w:rPr>
                    <w:rFonts w:ascii="Arial" w:hAnsi="Arial" w:cs="Arial"/>
                    <w:iCs/>
                    <w:spacing w:val="-39"/>
                    <w:sz w:val="20"/>
                    <w:szCs w:val="20"/>
                  </w:rPr>
                </w:rPrChange>
              </w:rPr>
              <w:t xml:space="preserve"> </w:t>
            </w:r>
            <w:r w:rsidRPr="00644DA1">
              <w:rPr>
                <w:rFonts w:ascii="Arial" w:hAnsi="Arial" w:cs="Arial"/>
                <w:iCs/>
                <w:strike/>
                <w:sz w:val="20"/>
                <w:szCs w:val="20"/>
                <w:highlight w:val="yellow"/>
                <w:rPrChange w:id="144" w:author="Martín Andrés Gutiérrez López" w:date="2024-11-19T12:41:00Z" w16du:dateUtc="2024-11-19T17:41:00Z">
                  <w:rPr>
                    <w:rFonts w:ascii="Arial" w:hAnsi="Arial" w:cs="Arial"/>
                    <w:iCs/>
                    <w:sz w:val="20"/>
                    <w:szCs w:val="20"/>
                  </w:rPr>
                </w:rPrChange>
              </w:rPr>
              <w:t>'Arribo Autorizado Condicional'</w:t>
            </w:r>
          </w:p>
          <w:p w14:paraId="4D41780B" w14:textId="4EA961E7" w:rsidR="00271AB3" w:rsidRPr="00C42A94" w:rsidRDefault="00271AB3" w:rsidP="00F80E2D">
            <w:pPr>
              <w:pStyle w:val="TableParagraph"/>
              <w:ind w:left="78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638E8186" w14:textId="77777777" w:rsidR="00271AB3" w:rsidRPr="00C42A94" w:rsidRDefault="00271AB3" w:rsidP="00F80E2D">
            <w:pPr>
              <w:pStyle w:val="TableParagraph"/>
              <w:ind w:left="78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Cuando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 se seleccione la cancelación y se confirme con 'Aceptar'</w:t>
            </w:r>
          </w:p>
          <w:p w14:paraId="3B6522F7" w14:textId="5588B3C9" w:rsidR="00271AB3" w:rsidRPr="00C42A94" w:rsidRDefault="00271AB3" w:rsidP="00F80E2D">
            <w:pPr>
              <w:pStyle w:val="TableParagraph"/>
              <w:spacing w:before="143"/>
              <w:ind w:left="78" w:right="420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Entonces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>: se modifica el estado del DUE a 'Cancelado', se desiste el trámite al que</w:t>
            </w:r>
            <w:r w:rsidRPr="00C42A94">
              <w:rPr>
                <w:rFonts w:ascii="Arial" w:hAnsi="Arial" w:cs="Arial"/>
                <w:iCs/>
                <w:spacing w:val="-39"/>
                <w:sz w:val="20"/>
                <w:szCs w:val="20"/>
              </w:rPr>
              <w:t xml:space="preserve"> 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estuviese asociado el documento, </w:t>
            </w:r>
            <w:r w:rsidRPr="006E6704">
              <w:rPr>
                <w:rFonts w:ascii="Arial" w:hAnsi="Arial" w:cs="Arial"/>
                <w:iCs/>
                <w:strike/>
                <w:sz w:val="20"/>
                <w:szCs w:val="20"/>
                <w:highlight w:val="yellow"/>
                <w:rPrChange w:id="145" w:author="Martín Andrés Gutiérrez López" w:date="2024-10-15T00:03:00Z" w16du:dateUtc="2024-10-15T05:03:00Z">
                  <w:rPr>
                    <w:rFonts w:ascii="Arial" w:hAnsi="Arial" w:cs="Arial"/>
                    <w:iCs/>
                    <w:sz w:val="20"/>
                    <w:szCs w:val="20"/>
                  </w:rPr>
                </w:rPrChange>
              </w:rPr>
              <w:t>se guarda un registro histórico de la acción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>, se envía una notificación a APN y</w:t>
            </w:r>
            <w:r w:rsidRPr="00C42A94">
              <w:rPr>
                <w:rFonts w:ascii="Arial" w:hAnsi="Arial" w:cs="Arial"/>
                <w:iCs/>
                <w:spacing w:val="1"/>
                <w:sz w:val="20"/>
                <w:szCs w:val="20"/>
              </w:rPr>
              <w:t xml:space="preserve"> 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aparecerá el mensaje informativo </w:t>
            </w:r>
            <w:r w:rsidRPr="00C42A94">
              <w:rPr>
                <w:rFonts w:ascii="Arial" w:hAnsi="Arial" w:cs="Arial"/>
                <w:iCs/>
                <w:color w:val="0052CC"/>
                <w:sz w:val="20"/>
                <w:szCs w:val="20"/>
              </w:rPr>
              <w:t>I0096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>. En caso de que esté en estado 'Confirmado', el agente añade una</w:t>
            </w:r>
            <w:r w:rsidRPr="00C42A94">
              <w:rPr>
                <w:rFonts w:ascii="Arial" w:hAnsi="Arial" w:cs="Arial"/>
                <w:iCs/>
                <w:spacing w:val="1"/>
                <w:sz w:val="20"/>
                <w:szCs w:val="20"/>
              </w:rPr>
              <w:t xml:space="preserve"> 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>Justificación.</w:t>
            </w:r>
          </w:p>
        </w:tc>
      </w:tr>
      <w:tr w:rsidR="00271AB3" w:rsidRPr="00271AB3" w14:paraId="0DDF8FD8" w14:textId="77777777" w:rsidTr="00271AB3">
        <w:trPr>
          <w:trHeight w:val="2547"/>
        </w:trPr>
        <w:tc>
          <w:tcPr>
            <w:tcW w:w="1567" w:type="dxa"/>
            <w:tcBorders>
              <w:left w:val="single" w:sz="4" w:space="0" w:color="C1C6D0"/>
              <w:right w:val="single" w:sz="6" w:space="0" w:color="C1C6D0"/>
            </w:tcBorders>
          </w:tcPr>
          <w:p w14:paraId="6C852D8B" w14:textId="3DB3B0A9" w:rsidR="00271AB3" w:rsidRPr="00C42A94" w:rsidRDefault="00271AB3" w:rsidP="00F80E2D">
            <w:pPr>
              <w:pStyle w:val="TableParagraph"/>
              <w:spacing w:before="71"/>
              <w:ind w:left="77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iCs/>
                <w:sz w:val="20"/>
                <w:szCs w:val="20"/>
              </w:rPr>
              <w:t>Escenario</w:t>
            </w:r>
            <w:r w:rsidR="00C42A94">
              <w:rPr>
                <w:rFonts w:ascii="Arial" w:hAnsi="Arial" w:cs="Arial"/>
                <w:iCs/>
                <w:sz w:val="20"/>
                <w:szCs w:val="20"/>
              </w:rPr>
              <w:t xml:space="preserve"> 2</w:t>
            </w:r>
          </w:p>
        </w:tc>
        <w:tc>
          <w:tcPr>
            <w:tcW w:w="7088" w:type="dxa"/>
            <w:tcBorders>
              <w:top w:val="single" w:sz="6" w:space="0" w:color="C1C6D0"/>
              <w:left w:val="single" w:sz="6" w:space="0" w:color="C1C6D0"/>
              <w:bottom w:val="single" w:sz="6" w:space="0" w:color="C1C6D0"/>
              <w:right w:val="single" w:sz="6" w:space="0" w:color="C1C6D0"/>
            </w:tcBorders>
          </w:tcPr>
          <w:p w14:paraId="42F35B04" w14:textId="6E1462EF" w:rsidR="00271AB3" w:rsidRPr="00C42A94" w:rsidRDefault="00271AB3" w:rsidP="00C42A94">
            <w:pPr>
              <w:pStyle w:val="TableParagraph"/>
              <w:spacing w:before="71"/>
              <w:ind w:left="78" w:right="362"/>
              <w:jc w:val="center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 xml:space="preserve">Cancelación del Anuncio de Escala con el DUE en estado diferente a ‘Arribo anunciado’, 'Arribo Confirmado' o 'Arribo Autorizado' </w:t>
            </w:r>
            <w:r w:rsidRPr="00644DA1">
              <w:rPr>
                <w:rFonts w:ascii="Arial" w:hAnsi="Arial" w:cs="Arial"/>
                <w:b/>
                <w:bCs/>
                <w:iCs/>
                <w:strike/>
                <w:sz w:val="20"/>
                <w:szCs w:val="20"/>
                <w:highlight w:val="yellow"/>
                <w:rPrChange w:id="146" w:author="Martín Andrés Gutiérrez López" w:date="2024-11-19T12:41:00Z" w16du:dateUtc="2024-11-19T17:41:00Z">
                  <w:rPr>
                    <w:rFonts w:ascii="Arial" w:hAnsi="Arial" w:cs="Arial"/>
                    <w:b/>
                    <w:bCs/>
                    <w:iCs/>
                    <w:sz w:val="20"/>
                    <w:szCs w:val="20"/>
                  </w:rPr>
                </w:rPrChange>
              </w:rPr>
              <w:t>o</w:t>
            </w:r>
            <w:r w:rsidRPr="00644DA1">
              <w:rPr>
                <w:rFonts w:ascii="Arial" w:hAnsi="Arial" w:cs="Arial"/>
                <w:b/>
                <w:bCs/>
                <w:iCs/>
                <w:strike/>
                <w:spacing w:val="-39"/>
                <w:sz w:val="20"/>
                <w:szCs w:val="20"/>
                <w:highlight w:val="yellow"/>
                <w:rPrChange w:id="147" w:author="Martín Andrés Gutiérrez López" w:date="2024-11-19T12:41:00Z" w16du:dateUtc="2024-11-19T17:41:00Z">
                  <w:rPr>
                    <w:rFonts w:ascii="Arial" w:hAnsi="Arial" w:cs="Arial"/>
                    <w:b/>
                    <w:bCs/>
                    <w:iCs/>
                    <w:spacing w:val="-39"/>
                    <w:sz w:val="20"/>
                    <w:szCs w:val="20"/>
                  </w:rPr>
                </w:rPrChange>
              </w:rPr>
              <w:t xml:space="preserve"> </w:t>
            </w:r>
            <w:r w:rsidRPr="00644DA1">
              <w:rPr>
                <w:rFonts w:ascii="Arial" w:hAnsi="Arial" w:cs="Arial"/>
                <w:b/>
                <w:bCs/>
                <w:iCs/>
                <w:strike/>
                <w:sz w:val="20"/>
                <w:szCs w:val="20"/>
                <w:highlight w:val="yellow"/>
                <w:rPrChange w:id="148" w:author="Martín Andrés Gutiérrez López" w:date="2024-11-19T12:41:00Z" w16du:dateUtc="2024-11-19T17:41:00Z">
                  <w:rPr>
                    <w:rFonts w:ascii="Arial" w:hAnsi="Arial" w:cs="Arial"/>
                    <w:b/>
                    <w:bCs/>
                    <w:iCs/>
                    <w:sz w:val="20"/>
                    <w:szCs w:val="20"/>
                  </w:rPr>
                </w:rPrChange>
              </w:rPr>
              <w:t>'Arribo Autorizado Condicional'</w:t>
            </w:r>
          </w:p>
          <w:p w14:paraId="0CF773C2" w14:textId="77777777" w:rsidR="00271AB3" w:rsidRPr="00C42A94" w:rsidRDefault="00271AB3" w:rsidP="000071EB">
            <w:pPr>
              <w:pStyle w:val="TableParagraph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0C20A203" w14:textId="25BA17A9" w:rsidR="00271AB3" w:rsidRPr="00C42A94" w:rsidRDefault="00271AB3" w:rsidP="000071EB">
            <w:pPr>
              <w:pStyle w:val="TableParagraph"/>
              <w:spacing w:before="71"/>
              <w:ind w:left="78" w:right="362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Dado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 un agente que se encuentra en 'listado de </w:t>
            </w:r>
            <w:proofErr w:type="spellStart"/>
            <w:r w:rsidRPr="00C42A94">
              <w:rPr>
                <w:rFonts w:ascii="Arial" w:hAnsi="Arial" w:cs="Arial"/>
                <w:iCs/>
                <w:sz w:val="20"/>
                <w:szCs w:val="20"/>
              </w:rPr>
              <w:t>DUEs</w:t>
            </w:r>
            <w:proofErr w:type="spellEnd"/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' y el estado del DUE es diferente a Arribo anunciado’, 'Arribo Confirmado' o 'Arribo Autorizado' </w:t>
            </w:r>
            <w:r w:rsidRPr="00644DA1">
              <w:rPr>
                <w:rFonts w:ascii="Arial" w:hAnsi="Arial" w:cs="Arial"/>
                <w:iCs/>
                <w:strike/>
                <w:sz w:val="20"/>
                <w:szCs w:val="20"/>
                <w:highlight w:val="yellow"/>
                <w:rPrChange w:id="149" w:author="Martín Andrés Gutiérrez López" w:date="2024-11-19T12:41:00Z" w16du:dateUtc="2024-11-19T17:41:00Z">
                  <w:rPr>
                    <w:rFonts w:ascii="Arial" w:hAnsi="Arial" w:cs="Arial"/>
                    <w:iCs/>
                    <w:sz w:val="20"/>
                    <w:szCs w:val="20"/>
                  </w:rPr>
                </w:rPrChange>
              </w:rPr>
              <w:t>o</w:t>
            </w:r>
            <w:r w:rsidRPr="00644DA1">
              <w:rPr>
                <w:rFonts w:ascii="Arial" w:hAnsi="Arial" w:cs="Arial"/>
                <w:iCs/>
                <w:strike/>
                <w:spacing w:val="-39"/>
                <w:sz w:val="20"/>
                <w:szCs w:val="20"/>
                <w:highlight w:val="yellow"/>
                <w:rPrChange w:id="150" w:author="Martín Andrés Gutiérrez López" w:date="2024-11-19T12:41:00Z" w16du:dateUtc="2024-11-19T17:41:00Z">
                  <w:rPr>
                    <w:rFonts w:ascii="Arial" w:hAnsi="Arial" w:cs="Arial"/>
                    <w:iCs/>
                    <w:spacing w:val="-39"/>
                    <w:sz w:val="20"/>
                    <w:szCs w:val="20"/>
                  </w:rPr>
                </w:rPrChange>
              </w:rPr>
              <w:t xml:space="preserve"> </w:t>
            </w:r>
            <w:r w:rsidRPr="00644DA1">
              <w:rPr>
                <w:rFonts w:ascii="Arial" w:hAnsi="Arial" w:cs="Arial"/>
                <w:iCs/>
                <w:strike/>
                <w:sz w:val="20"/>
                <w:szCs w:val="20"/>
                <w:highlight w:val="yellow"/>
                <w:rPrChange w:id="151" w:author="Martín Andrés Gutiérrez López" w:date="2024-11-19T12:41:00Z" w16du:dateUtc="2024-11-19T17:41:00Z">
                  <w:rPr>
                    <w:rFonts w:ascii="Arial" w:hAnsi="Arial" w:cs="Arial"/>
                    <w:iCs/>
                    <w:sz w:val="20"/>
                    <w:szCs w:val="20"/>
                  </w:rPr>
                </w:rPrChange>
              </w:rPr>
              <w:t>'Arribo Autorizado Condicional'</w:t>
            </w:r>
          </w:p>
          <w:p w14:paraId="1AEA78C3" w14:textId="77777777" w:rsidR="00271AB3" w:rsidRPr="00C42A94" w:rsidRDefault="00271AB3" w:rsidP="00F80E2D">
            <w:pPr>
              <w:pStyle w:val="TableParagraph"/>
              <w:spacing w:before="6"/>
              <w:rPr>
                <w:rFonts w:ascii="Arial" w:hAnsi="Arial" w:cs="Arial"/>
                <w:iCs/>
                <w:sz w:val="20"/>
                <w:szCs w:val="20"/>
              </w:rPr>
            </w:pPr>
          </w:p>
          <w:p w14:paraId="302784FE" w14:textId="77777777" w:rsidR="00271AB3" w:rsidRPr="00C42A94" w:rsidRDefault="00271AB3" w:rsidP="00F80E2D">
            <w:pPr>
              <w:pStyle w:val="TableParagraph"/>
              <w:ind w:left="78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Cuando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 se seleccione la cancelación y se confirme con 'Aceptar'</w:t>
            </w:r>
          </w:p>
          <w:p w14:paraId="1EC3EB29" w14:textId="77777777" w:rsidR="00271AB3" w:rsidRPr="00C42A94" w:rsidRDefault="00271AB3" w:rsidP="00F80E2D">
            <w:pPr>
              <w:pStyle w:val="TableParagraph"/>
              <w:spacing w:before="143"/>
              <w:ind w:left="78"/>
              <w:rPr>
                <w:rFonts w:ascii="Arial" w:hAnsi="Arial" w:cs="Arial"/>
                <w:iCs/>
                <w:sz w:val="20"/>
                <w:szCs w:val="20"/>
              </w:rPr>
            </w:pPr>
            <w:r w:rsidRPr="00C42A94">
              <w:rPr>
                <w:rFonts w:ascii="Arial" w:hAnsi="Arial" w:cs="Arial"/>
                <w:b/>
                <w:bCs/>
                <w:iCs/>
                <w:sz w:val="20"/>
                <w:szCs w:val="20"/>
              </w:rPr>
              <w:t>Entonces</w:t>
            </w:r>
            <w:r w:rsidRPr="00C42A94">
              <w:rPr>
                <w:rFonts w:ascii="Arial" w:hAnsi="Arial" w:cs="Arial"/>
                <w:iCs/>
                <w:sz w:val="20"/>
                <w:szCs w:val="20"/>
              </w:rPr>
              <w:t xml:space="preserve">: no se realiza la operación y se muestra el mensaje de error </w:t>
            </w:r>
            <w:r w:rsidRPr="00C42A94">
              <w:rPr>
                <w:rFonts w:ascii="Arial" w:hAnsi="Arial" w:cs="Arial"/>
                <w:iCs/>
                <w:color w:val="0052CC"/>
                <w:sz w:val="20"/>
                <w:szCs w:val="20"/>
              </w:rPr>
              <w:t>E0007</w:t>
            </w:r>
          </w:p>
        </w:tc>
      </w:tr>
    </w:tbl>
    <w:p w14:paraId="549E1A4C" w14:textId="77777777" w:rsidR="001F1A8F" w:rsidRPr="00271AB3" w:rsidRDefault="001F1A8F" w:rsidP="001F1A8F">
      <w:pPr>
        <w:rPr>
          <w:rFonts w:ascii="Arial" w:hAnsi="Arial" w:cs="Arial"/>
          <w:sz w:val="20"/>
          <w:szCs w:val="20"/>
        </w:rPr>
      </w:pPr>
    </w:p>
    <w:p w14:paraId="5063C4BA" w14:textId="77777777" w:rsidR="001F1A8F" w:rsidRPr="00271AB3" w:rsidRDefault="001F1A8F" w:rsidP="001F1A8F">
      <w:pPr>
        <w:rPr>
          <w:rFonts w:ascii="Arial" w:hAnsi="Arial" w:cs="Arial"/>
          <w:sz w:val="20"/>
          <w:szCs w:val="20"/>
        </w:rPr>
      </w:pPr>
    </w:p>
    <w:p w14:paraId="517E4122" w14:textId="77777777" w:rsidR="00C42A94" w:rsidRDefault="00C42A94">
      <w:pPr>
        <w:widowControl/>
        <w:autoSpaceDE/>
        <w:autoSpaceDN/>
        <w:spacing w:after="160" w:line="259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42B7B9A5" w14:textId="27AEF4D1" w:rsidR="0007759A" w:rsidRPr="00271AB3" w:rsidRDefault="00C42A94" w:rsidP="00C42A94">
      <w:pPr>
        <w:spacing w:before="240" w:after="240"/>
        <w:rPr>
          <w:rFonts w:ascii="Arial" w:hAnsi="Arial" w:cs="Arial"/>
          <w:sz w:val="20"/>
          <w:szCs w:val="20"/>
        </w:rPr>
      </w:pPr>
      <w:r w:rsidRPr="007240C0">
        <w:rPr>
          <w:rFonts w:ascii="Arial" w:hAnsi="Arial" w:cs="Arial"/>
          <w:b/>
          <w:bCs/>
          <w:sz w:val="20"/>
          <w:szCs w:val="20"/>
        </w:rPr>
        <w:lastRenderedPageBreak/>
        <w:t>WIREFRAME</w:t>
      </w:r>
    </w:p>
    <w:p w14:paraId="16564AE7" w14:textId="3D94177D" w:rsidR="0007759A" w:rsidRPr="00C42A94" w:rsidRDefault="0007759A" w:rsidP="00C42A94">
      <w:pPr>
        <w:ind w:left="66"/>
        <w:jc w:val="center"/>
        <w:rPr>
          <w:rFonts w:ascii="Arial" w:eastAsiaTheme="minorHAnsi" w:hAnsi="Arial" w:cstheme="minorBidi"/>
          <w:b/>
          <w:bCs/>
          <w:i/>
          <w:iCs/>
          <w:color w:val="44546A" w:themeColor="text2"/>
          <w:kern w:val="2"/>
          <w:sz w:val="20"/>
          <w:szCs w:val="20"/>
          <w:lang w:val="es-419"/>
          <w14:ligatures w14:val="standardContextual"/>
        </w:rPr>
      </w:pPr>
      <w:proofErr w:type="spellStart"/>
      <w:r w:rsidRPr="00C42A94">
        <w:rPr>
          <w:rFonts w:ascii="Arial" w:eastAsiaTheme="minorHAnsi" w:hAnsi="Arial" w:cstheme="minorBidi"/>
          <w:b/>
          <w:bCs/>
          <w:i/>
          <w:iCs/>
          <w:color w:val="44546A" w:themeColor="text2"/>
          <w:kern w:val="2"/>
          <w:sz w:val="20"/>
          <w:szCs w:val="20"/>
          <w:lang w:val="es-419"/>
          <w14:ligatures w14:val="standardContextual"/>
        </w:rPr>
        <w:t>Wireframe</w:t>
      </w:r>
      <w:proofErr w:type="spellEnd"/>
      <w:r w:rsidRPr="00C42A94">
        <w:rPr>
          <w:rFonts w:ascii="Arial" w:eastAsiaTheme="minorHAnsi" w:hAnsi="Arial" w:cstheme="minorBidi"/>
          <w:b/>
          <w:bCs/>
          <w:i/>
          <w:iCs/>
          <w:color w:val="44546A" w:themeColor="text2"/>
          <w:kern w:val="2"/>
          <w:sz w:val="20"/>
          <w:szCs w:val="20"/>
          <w:lang w:val="es-419"/>
          <w14:ligatures w14:val="standardContextual"/>
        </w:rPr>
        <w:t xml:space="preserve"> 1 – cancelar </w:t>
      </w:r>
      <w:r w:rsidR="00183C74" w:rsidRPr="00C42A94">
        <w:rPr>
          <w:rFonts w:ascii="Arial" w:eastAsiaTheme="minorHAnsi" w:hAnsi="Arial" w:cstheme="minorBidi"/>
          <w:b/>
          <w:bCs/>
          <w:i/>
          <w:iCs/>
          <w:color w:val="44546A" w:themeColor="text2"/>
          <w:kern w:val="2"/>
          <w:sz w:val="20"/>
          <w:szCs w:val="20"/>
          <w:lang w:val="es-419"/>
          <w14:ligatures w14:val="standardContextual"/>
        </w:rPr>
        <w:t>anuncio</w:t>
      </w:r>
      <w:r w:rsidRPr="00C42A94">
        <w:rPr>
          <w:rFonts w:ascii="Arial" w:eastAsiaTheme="minorHAnsi" w:hAnsi="Arial" w:cstheme="minorBidi"/>
          <w:b/>
          <w:bCs/>
          <w:i/>
          <w:iCs/>
          <w:color w:val="44546A" w:themeColor="text2"/>
          <w:kern w:val="2"/>
          <w:sz w:val="20"/>
          <w:szCs w:val="20"/>
          <w:lang w:val="es-419"/>
          <w14:ligatures w14:val="standardContextual"/>
        </w:rPr>
        <w:t xml:space="preserve"> de escala</w:t>
      </w:r>
    </w:p>
    <w:p w14:paraId="7EBC7571" w14:textId="77777777" w:rsidR="0007759A" w:rsidRPr="00271AB3" w:rsidRDefault="0007759A">
      <w:pPr>
        <w:rPr>
          <w:rFonts w:ascii="Arial" w:hAnsi="Arial" w:cs="Arial"/>
          <w:sz w:val="20"/>
          <w:szCs w:val="20"/>
        </w:rPr>
      </w:pPr>
    </w:p>
    <w:p w14:paraId="52F7BFBF" w14:textId="37B96225" w:rsidR="0007759A" w:rsidRDefault="00C4572B" w:rsidP="00C42A94">
      <w:pPr>
        <w:jc w:val="center"/>
        <w:rPr>
          <w:ins w:id="152" w:author="PCR-LAP21101199" w:date="2024-08-22T17:41:00Z"/>
          <w:noProof/>
          <w14:ligatures w14:val="standardContextual"/>
        </w:rPr>
      </w:pPr>
      <w:ins w:id="153" w:author="Frank Harold Cardenas Espinoza" w:date="2024-04-05T17:45:00Z">
        <w:r>
          <w:rPr>
            <w:rFonts w:ascii="Arial" w:hAnsi="Arial" w:cs="Arial"/>
            <w:noProof/>
            <w:sz w:val="20"/>
            <w:szCs w:val="20"/>
            <w14:ligatures w14:val="standardContextual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59D33395" wp14:editId="5C57CFB5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1313815</wp:posOffset>
                  </wp:positionV>
                  <wp:extent cx="876300" cy="167640"/>
                  <wp:effectExtent l="0" t="0" r="19050" b="22860"/>
                  <wp:wrapNone/>
                  <wp:docPr id="2034356533" name="Rectángul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7630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>
              <w:pict>
                <v:rect id="Rectángulo 1" style="position:absolute;margin-left:23.55pt;margin-top:103.45pt;width:69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723E4B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"/>
              </w:pict>
            </mc:Fallback>
          </mc:AlternateContent>
        </w:r>
      </w:ins>
      <w:del w:id="154" w:author="Frank Harold Cardenas Espinoza" w:date="2024-04-05T17:44:00Z">
        <w:r w:rsidR="00183C74" w:rsidRPr="00271AB3" w:rsidDel="00C4572B">
          <w:rPr>
            <w:rFonts w:ascii="Arial" w:hAnsi="Arial" w:cs="Arial"/>
            <w:noProof/>
            <w:sz w:val="20"/>
            <w:szCs w:val="20"/>
          </w:rPr>
          <w:drawing>
            <wp:inline distT="0" distB="0" distL="0" distR="0" wp14:anchorId="08C20F7C" wp14:editId="32EFFF6F">
              <wp:extent cx="5400040" cy="3334385"/>
              <wp:effectExtent l="0" t="0" r="0" b="0"/>
              <wp:docPr id="13" name="Imagen 13" descr="Interfaz de usuario gráfica, Texto, Aplicación, Tabla&#10;&#10;Descripción generada automáticamente">
                <a:extLst xmlns:a="http://schemas.openxmlformats.org/drawingml/2006/main">
                  <a:ext uri="{FF2B5EF4-FFF2-40B4-BE49-F238E27FC236}">
                    <a16:creationId xmlns:a16="http://schemas.microsoft.com/office/drawing/2014/main" id="{ED3935E6-3BB4-C150-99FC-35638C94375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Imagen 12" descr="Interfaz de usuario gráfica, Texto, Aplicación, Tabla&#10;&#10;Descripción generada automáticamente">
                        <a:extLst>
                          <a:ext uri="{FF2B5EF4-FFF2-40B4-BE49-F238E27FC236}">
                            <a16:creationId xmlns:a16="http://schemas.microsoft.com/office/drawing/2014/main" id="{ED3935E6-3BB4-C150-99FC-35638C94375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3343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5" w:author="Frank Harold Cardenas Espinoza" w:date="2024-04-05T17:44:00Z">
        <w:r>
          <w:rPr>
            <w:noProof/>
            <w14:ligatures w14:val="standardContextual"/>
          </w:rPr>
          <w:drawing>
            <wp:inline distT="0" distB="0" distL="0" distR="0" wp14:anchorId="5C6CE19D" wp14:editId="004DE48B">
              <wp:extent cx="5572125" cy="2667000"/>
              <wp:effectExtent l="0" t="0" r="9525" b="0"/>
              <wp:docPr id="580777841" name="Imagen 1" descr="Interfaz de usuario gráfica, Texto, Aplicación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0777841" name="Imagen 1" descr="Interfaz de usuario gráfica, Texto, Aplicación&#10;&#10;Descripción generada automáticamente"/>
                      <pic:cNvPicPr/>
                    </pic:nvPicPr>
                    <pic:blipFill rotWithShape="1">
                      <a:blip r:embed="rId13"/>
                      <a:srcRect l="11147" t="22324" r="6303" b="7442"/>
                      <a:stretch/>
                    </pic:blipFill>
                    <pic:spPr bwMode="auto">
                      <a:xfrm>
                        <a:off x="0" y="0"/>
                        <a:ext cx="5575464" cy="266859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DF6E607" w14:textId="63E38A69" w:rsidR="00DA19BB" w:rsidRPr="00DA19BB" w:rsidRDefault="00DA19BB">
      <w:pPr>
        <w:rPr>
          <w:ins w:id="156" w:author="PCR-LAP21101199" w:date="2024-08-22T17:41:00Z"/>
          <w:rFonts w:ascii="Arial" w:hAnsi="Arial" w:cs="Arial"/>
          <w:sz w:val="20"/>
          <w:szCs w:val="20"/>
          <w:rPrChange w:id="157" w:author="PCR-LAP21101199" w:date="2024-08-22T17:41:00Z">
            <w:rPr>
              <w:ins w:id="158" w:author="PCR-LAP21101199" w:date="2024-08-22T17:41:00Z"/>
              <w:noProof/>
              <w14:ligatures w14:val="standardContextual"/>
            </w:rPr>
          </w:rPrChange>
        </w:rPr>
        <w:pPrChange w:id="159" w:author="PCR-LAP21101199" w:date="2024-08-22T17:41:00Z">
          <w:pPr>
            <w:jc w:val="center"/>
          </w:pPr>
        </w:pPrChange>
      </w:pPr>
    </w:p>
    <w:p w14:paraId="2B41BF41" w14:textId="1452E3AD" w:rsidR="00DA19BB" w:rsidRPr="00DA19BB" w:rsidRDefault="00DA19BB">
      <w:pPr>
        <w:rPr>
          <w:ins w:id="160" w:author="PCR-LAP21101199" w:date="2024-08-22T17:41:00Z"/>
          <w:rFonts w:ascii="Arial" w:hAnsi="Arial" w:cs="Arial"/>
          <w:sz w:val="20"/>
          <w:szCs w:val="20"/>
          <w:rPrChange w:id="161" w:author="PCR-LAP21101199" w:date="2024-08-22T17:41:00Z">
            <w:rPr>
              <w:ins w:id="162" w:author="PCR-LAP21101199" w:date="2024-08-22T17:41:00Z"/>
              <w:noProof/>
              <w14:ligatures w14:val="standardContextual"/>
            </w:rPr>
          </w:rPrChange>
        </w:rPr>
        <w:pPrChange w:id="163" w:author="PCR-LAP21101199" w:date="2024-08-22T17:41:00Z">
          <w:pPr>
            <w:jc w:val="center"/>
          </w:pPr>
        </w:pPrChange>
      </w:pPr>
    </w:p>
    <w:p w14:paraId="4AF52D21" w14:textId="3AD11731" w:rsidR="00DA19BB" w:rsidRDefault="00DA19BB" w:rsidP="00DA19BB">
      <w:pPr>
        <w:rPr>
          <w:ins w:id="164" w:author="PCR-LAP21101199" w:date="2024-08-22T17:41:00Z"/>
          <w:noProof/>
          <w14:ligatures w14:val="standardContextual"/>
        </w:rPr>
      </w:pPr>
    </w:p>
    <w:p w14:paraId="2457B33A" w14:textId="77777777" w:rsidR="00DA19BB" w:rsidRPr="00C55323" w:rsidRDefault="00DA19BB" w:rsidP="00DA19BB">
      <w:pPr>
        <w:pStyle w:val="Textoindependiente"/>
        <w:spacing w:before="237" w:line="259" w:lineRule="auto"/>
        <w:ind w:left="101"/>
        <w:rPr>
          <w:ins w:id="165" w:author="PCR-LAP21101199" w:date="2024-08-22T17:41:00Z"/>
          <w:rFonts w:ascii="Arial Black" w:hAnsi="Arial Black"/>
          <w:b/>
          <w:bCs/>
          <w:sz w:val="22"/>
          <w:szCs w:val="22"/>
          <w:rPrChange w:id="166" w:author="PCR-LAP21101199" w:date="2024-08-22T20:04:00Z">
            <w:rPr>
              <w:ins w:id="167" w:author="PCR-LAP21101199" w:date="2024-08-22T17:41:00Z"/>
              <w:rFonts w:ascii="Arial Black" w:hAnsi="Arial Black"/>
              <w:b/>
              <w:bCs/>
            </w:rPr>
          </w:rPrChange>
        </w:rPr>
      </w:pPr>
      <w:ins w:id="168" w:author="PCR-LAP21101199" w:date="2024-08-22T17:41:00Z">
        <w:r w:rsidRPr="00C55323">
          <w:rPr>
            <w:rFonts w:ascii="Arial Black" w:hAnsi="Arial Black"/>
            <w:b/>
            <w:bCs/>
            <w:sz w:val="22"/>
            <w:szCs w:val="22"/>
            <w:highlight w:val="yellow"/>
            <w:rPrChange w:id="169" w:author="PCR-LAP21101199" w:date="2024-08-22T20:04:00Z">
              <w:rPr>
                <w:rFonts w:ascii="Arial Black" w:hAnsi="Arial Black"/>
                <w:b/>
                <w:bCs/>
              </w:rPr>
            </w:rPrChange>
          </w:rPr>
          <w:t>ANEXO 1</w:t>
        </w:r>
      </w:ins>
    </w:p>
    <w:p w14:paraId="53838ED7" w14:textId="77777777" w:rsidR="00DA19BB" w:rsidRDefault="00DA19BB" w:rsidP="00DA19BB">
      <w:pPr>
        <w:pStyle w:val="Textoindependiente"/>
        <w:spacing w:before="237" w:line="259" w:lineRule="auto"/>
        <w:ind w:left="101"/>
        <w:rPr>
          <w:ins w:id="170" w:author="PCR-LAP21101199" w:date="2024-08-22T17:41:00Z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2265"/>
        <w:gridCol w:w="5370"/>
      </w:tblGrid>
      <w:tr w:rsidR="00DA19BB" w:rsidRPr="00465012" w14:paraId="2CD7BCEA" w14:textId="77777777" w:rsidTr="006A3D73">
        <w:trPr>
          <w:trHeight w:val="345"/>
          <w:ins w:id="171" w:author="PCR-LAP21101199" w:date="2024-08-22T17:41:00Z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  <w:hideMark/>
          </w:tcPr>
          <w:p w14:paraId="790BA59E" w14:textId="77777777" w:rsidR="00DA19BB" w:rsidRPr="00465012" w:rsidRDefault="00DA19BB" w:rsidP="006A3D73">
            <w:pPr>
              <w:widowControl/>
              <w:autoSpaceDE/>
              <w:autoSpaceDN/>
              <w:jc w:val="center"/>
              <w:textAlignment w:val="baseline"/>
              <w:rPr>
                <w:ins w:id="172" w:author="PCR-LAP21101199" w:date="2024-08-22T17:41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173" w:author="PCR-LAP21101199" w:date="2024-08-22T17:41:00Z"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eastAsia="es-PE"/>
                </w:rPr>
                <w:t>Ítem</w:t>
              </w:r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  <w:hideMark/>
          </w:tcPr>
          <w:p w14:paraId="4EDDA498" w14:textId="77777777" w:rsidR="00DA19BB" w:rsidRPr="00465012" w:rsidRDefault="00DA19BB" w:rsidP="006A3D73">
            <w:pPr>
              <w:widowControl/>
              <w:autoSpaceDE/>
              <w:autoSpaceDN/>
              <w:jc w:val="center"/>
              <w:textAlignment w:val="baseline"/>
              <w:rPr>
                <w:ins w:id="174" w:author="PCR-LAP21101199" w:date="2024-08-22T17:41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175" w:author="PCR-LAP21101199" w:date="2024-08-22T17:41:00Z"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eastAsia="es-PE"/>
                </w:rPr>
                <w:t>Anexo</w:t>
              </w:r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5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2060"/>
            <w:hideMark/>
          </w:tcPr>
          <w:p w14:paraId="28004159" w14:textId="77777777" w:rsidR="00DA19BB" w:rsidRPr="00465012" w:rsidRDefault="00DA19BB" w:rsidP="006A3D73">
            <w:pPr>
              <w:widowControl/>
              <w:autoSpaceDE/>
              <w:autoSpaceDN/>
              <w:jc w:val="center"/>
              <w:textAlignment w:val="baseline"/>
              <w:rPr>
                <w:ins w:id="176" w:author="PCR-LAP21101199" w:date="2024-08-22T17:41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177" w:author="PCR-LAP21101199" w:date="2024-08-22T17:41:00Z"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eastAsia="es-PE"/>
                </w:rPr>
                <w:t>Ubicación</w:t>
              </w:r>
              <w:r w:rsidRPr="00465012">
                <w:rPr>
                  <w:rFonts w:ascii="Arial" w:eastAsia="Times New Roman" w:hAnsi="Arial" w:cs="Arial"/>
                  <w:b/>
                  <w:bCs/>
                  <w:color w:val="FFFFFF"/>
                  <w:sz w:val="20"/>
                  <w:szCs w:val="20"/>
                  <w:lang w:val="es-PE" w:eastAsia="es-PE"/>
                </w:rPr>
                <w:t> </w:t>
              </w:r>
            </w:ins>
          </w:p>
        </w:tc>
      </w:tr>
      <w:tr w:rsidR="00DA19BB" w:rsidRPr="00465012" w14:paraId="4D38F48C" w14:textId="77777777" w:rsidTr="006A3D73">
        <w:trPr>
          <w:trHeight w:val="300"/>
          <w:ins w:id="178" w:author="PCR-LAP21101199" w:date="2024-08-22T17:41:00Z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B771EB8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79" w:author="PCR-LAP21101199" w:date="2024-08-22T17:41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180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1</w:t>
              </w:r>
              <w:r w:rsidRPr="00465012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3E25E25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81" w:author="PCR-LAP21101199" w:date="2024-08-22T17:41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182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Listado de Mensajes Informativos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5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E42A176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83" w:author="PCR-LAP21101199" w:date="2024-08-22T17:41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184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…\Documentos Funcionales\04 Documentos Adicionales\ Tabla de Mensajes Informativos y de Errores.xlsx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</w:tr>
      <w:tr w:rsidR="00DA19BB" w:rsidRPr="00465012" w14:paraId="4DE34FFF" w14:textId="77777777" w:rsidTr="006A3D73">
        <w:trPr>
          <w:trHeight w:val="300"/>
          <w:ins w:id="185" w:author="PCR-LAP21101199" w:date="2024-08-22T17:41:00Z"/>
        </w:trPr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D0A800B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86" w:author="PCR-LAP21101199" w:date="2024-08-22T17:41:00Z"/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val="es-PE" w:eastAsia="es-PE"/>
              </w:rPr>
            </w:pPr>
            <w:ins w:id="187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2</w:t>
              </w:r>
              <w:r w:rsidRPr="00465012">
                <w:rPr>
                  <w:rFonts w:ascii="Arial" w:eastAsia="Times New Roman" w:hAnsi="Arial" w:cs="Arial"/>
                  <w:b/>
                  <w:bCs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22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6DEF007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88" w:author="PCR-LAP21101199" w:date="2024-08-22T17:41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189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Listado de errores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  <w:p w14:paraId="21AB01B4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90" w:author="PCR-LAP21101199" w:date="2024-08-22T17:41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191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  <w:tc>
          <w:tcPr>
            <w:tcW w:w="5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86D22F8" w14:textId="77777777" w:rsidR="00DA19BB" w:rsidRPr="00465012" w:rsidRDefault="00DA19BB" w:rsidP="006A3D73">
            <w:pPr>
              <w:widowControl/>
              <w:autoSpaceDE/>
              <w:autoSpaceDN/>
              <w:textAlignment w:val="baseline"/>
              <w:rPr>
                <w:ins w:id="192" w:author="PCR-LAP21101199" w:date="2024-08-22T17:41:00Z"/>
                <w:rFonts w:ascii="Segoe UI" w:eastAsia="Times New Roman" w:hAnsi="Segoe UI" w:cs="Segoe UI"/>
                <w:sz w:val="18"/>
                <w:szCs w:val="18"/>
                <w:lang w:val="es-PE" w:eastAsia="es-PE"/>
              </w:rPr>
            </w:pPr>
            <w:ins w:id="193" w:author="PCR-LAP21101199" w:date="2024-08-22T17:41:00Z">
              <w:r w:rsidRPr="00465012">
                <w:rPr>
                  <w:rFonts w:ascii="Arial" w:eastAsia="Times New Roman" w:hAnsi="Arial" w:cs="Arial"/>
                  <w:sz w:val="20"/>
                  <w:szCs w:val="20"/>
                  <w:lang w:eastAsia="es-PE"/>
                </w:rPr>
                <w:t>…\Documentos Funcionales\04 Documentos Adicionales\ Tabla de Mensajes Informativos y de Errores.xlsx</w:t>
              </w:r>
              <w:r w:rsidRPr="00465012">
                <w:rPr>
                  <w:rFonts w:ascii="Arial" w:eastAsia="Times New Roman" w:hAnsi="Arial" w:cs="Arial"/>
                  <w:sz w:val="20"/>
                  <w:szCs w:val="20"/>
                  <w:lang w:val="es-PE" w:eastAsia="es-PE"/>
                </w:rPr>
                <w:t> </w:t>
              </w:r>
            </w:ins>
          </w:p>
        </w:tc>
      </w:tr>
    </w:tbl>
    <w:p w14:paraId="0273823B" w14:textId="77777777" w:rsidR="00DA19BB" w:rsidRPr="00DA19BB" w:rsidRDefault="00DA19BB">
      <w:pPr>
        <w:rPr>
          <w:rFonts w:ascii="Arial" w:hAnsi="Arial" w:cs="Arial"/>
          <w:sz w:val="20"/>
          <w:szCs w:val="20"/>
        </w:rPr>
        <w:pPrChange w:id="194" w:author="PCR-LAP21101199" w:date="2024-08-22T17:41:00Z">
          <w:pPr>
            <w:jc w:val="center"/>
          </w:pPr>
        </w:pPrChange>
      </w:pPr>
    </w:p>
    <w:sectPr w:rsidR="00DA19BB" w:rsidRPr="00DA19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42" w:author="servicios_dvucept32" w:date="2024-04-03T11:19:00Z" w:initials="se">
    <w:p w14:paraId="0B0A8081" w14:textId="5D7AE08D" w:rsidR="2248A54D" w:rsidRDefault="2248A54D">
      <w:r>
        <w:t>Indicar cuales son las comprobaciones que se realiza.</w:t>
      </w:r>
      <w:r>
        <w:annotationRef/>
      </w:r>
    </w:p>
  </w:comment>
  <w:comment w:id="43" w:author="Frank Harold Cardenas Espinoza" w:date="2024-04-05T15:10:00Z" w:initials="FHCE">
    <w:p w14:paraId="34D9291F" w14:textId="77777777" w:rsidR="00E447DF" w:rsidRDefault="00E447DF" w:rsidP="00E447DF">
      <w:pPr>
        <w:pStyle w:val="Textocomentario"/>
      </w:pPr>
      <w:r>
        <w:rPr>
          <w:rStyle w:val="Refdecomentario"/>
        </w:rPr>
        <w:annotationRef/>
      </w:r>
      <w:r>
        <w:t>Se mejora la redacción</w:t>
      </w:r>
    </w:p>
  </w:comment>
  <w:comment w:id="68" w:author="servicios_dvucept32" w:date="2024-04-07T22:13:00Z" w:initials="s">
    <w:p w14:paraId="7537B3EA" w14:textId="77777777" w:rsidR="006803C0" w:rsidRDefault="00AC3F9B" w:rsidP="006803C0">
      <w:pPr>
        <w:pStyle w:val="Textocomentario"/>
      </w:pPr>
      <w:r>
        <w:rPr>
          <w:rStyle w:val="Refdecomentario"/>
        </w:rPr>
        <w:annotationRef/>
      </w:r>
      <w:r w:rsidR="006803C0">
        <w:t>Corregir falta ortográfica.</w:t>
      </w:r>
    </w:p>
  </w:comment>
  <w:comment w:id="69" w:author="Frank Harold Cardenas Espinoza" w:date="2024-04-08T23:08:00Z" w:initials="FHCE">
    <w:p w14:paraId="6C49D6C7" w14:textId="77777777" w:rsidR="00E9634E" w:rsidRDefault="00E9634E" w:rsidP="00E9634E">
      <w:pPr>
        <w:pStyle w:val="Textocomentario"/>
      </w:pPr>
      <w:r>
        <w:rPr>
          <w:rStyle w:val="Refdecomentario"/>
        </w:rPr>
        <w:annotationRef/>
      </w:r>
      <w:r>
        <w:t>Se corrige a ESTADO</w:t>
      </w:r>
    </w:p>
  </w:comment>
  <w:comment w:id="60" w:author="servicios_dvucept32" w:date="2024-04-03T11:20:00Z" w:initials="se">
    <w:p w14:paraId="18856127" w14:textId="40B03285" w:rsidR="2248A54D" w:rsidRDefault="2248A54D">
      <w:r>
        <w:t>De igual forma que en el caso anterior, indicar cuales son las comprobaciones que se realiza.</w:t>
      </w:r>
      <w:r>
        <w:annotationRef/>
      </w:r>
    </w:p>
  </w:comment>
  <w:comment w:id="61" w:author="Frank Harold Cardenas Espinoza" w:date="2024-04-05T17:37:00Z" w:initials="FHCE">
    <w:p w14:paraId="3CCF4FCD" w14:textId="77777777" w:rsidR="00831463" w:rsidRDefault="00831463" w:rsidP="00831463">
      <w:pPr>
        <w:pStyle w:val="Textocomentario"/>
      </w:pPr>
      <w:r>
        <w:rPr>
          <w:rStyle w:val="Refdecomentario"/>
        </w:rPr>
        <w:annotationRef/>
      </w:r>
      <w:r>
        <w:t>Se mejora la redacción</w:t>
      </w:r>
    </w:p>
  </w:comment>
  <w:comment w:id="89" w:author="servicios_dvucept32" w:date="2024-04-03T17:24:00Z" w:initials="se">
    <w:p w14:paraId="5671E7A8" w14:textId="10ABD251" w:rsidR="2248A54D" w:rsidRDefault="2248A54D">
      <w:proofErr w:type="spellStart"/>
      <w:proofErr w:type="gramStart"/>
      <w:r>
        <w:t>Que</w:t>
      </w:r>
      <w:proofErr w:type="spellEnd"/>
      <w:r>
        <w:t xml:space="preserve"> tipo de notificación?</w:t>
      </w:r>
      <w:proofErr w:type="gramEnd"/>
      <w:r>
        <w:t xml:space="preserve"> Se </w:t>
      </w:r>
      <w:proofErr w:type="spellStart"/>
      <w:r>
        <w:t>envia</w:t>
      </w:r>
      <w:proofErr w:type="spellEnd"/>
      <w:r>
        <w:t xml:space="preserve"> un correo, o se muestra una alerta o un indicador en la bandeja. Ser </w:t>
      </w:r>
      <w:proofErr w:type="spellStart"/>
      <w:r>
        <w:t>mas</w:t>
      </w:r>
      <w:proofErr w:type="spellEnd"/>
      <w:r>
        <w:t xml:space="preserve"> precisos y si es posible indicar el formato o diseño de la notificación.</w:t>
      </w:r>
      <w:r>
        <w:annotationRef/>
      </w:r>
    </w:p>
  </w:comment>
  <w:comment w:id="90" w:author="Frank Harold Cardenas Espinoza" w:date="2024-04-05T17:42:00Z" w:initials="FHCE">
    <w:p w14:paraId="008A1190" w14:textId="77777777" w:rsidR="00B61E0C" w:rsidRDefault="00B61E0C" w:rsidP="00B61E0C">
      <w:pPr>
        <w:pStyle w:val="Textocomentario"/>
      </w:pPr>
      <w:r>
        <w:rPr>
          <w:rStyle w:val="Refdecomentario"/>
        </w:rPr>
        <w:annotationRef/>
      </w:r>
      <w:r>
        <w:t>Las notificaciones son realizadas por el buzón electrónico, se agrega según VUCEPERPAM-3157 Enviar notificaciones y tareas al Buzón Electrónico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B0A8081" w15:done="1"/>
  <w15:commentEx w15:paraId="34D9291F" w15:paraIdParent="0B0A8081" w15:done="1"/>
  <w15:commentEx w15:paraId="7537B3EA" w15:done="1"/>
  <w15:commentEx w15:paraId="6C49D6C7" w15:paraIdParent="7537B3EA" w15:done="1"/>
  <w15:commentEx w15:paraId="18856127" w15:done="1"/>
  <w15:commentEx w15:paraId="3CCF4FCD" w15:paraIdParent="18856127" w15:done="1"/>
  <w15:commentEx w15:paraId="5671E7A8" w15:done="1"/>
  <w15:commentEx w15:paraId="008A1190" w15:paraIdParent="5671E7A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D6715F4" w16cex:dateUtc="2024-04-03T16:19:00Z"/>
  <w16cex:commentExtensible w16cex:durableId="17A45787" w16cex:dateUtc="2024-04-05T20:10:00Z">
    <w16cex:extLst>
      <w16:ext w16:uri="{CE6994B0-6A32-4C9F-8C6B-6E91EDA988CE}">
        <cr:reactions xmlns:cr="http://schemas.microsoft.com/office/comments/2020/reactions">
          <cr:reaction reactionType="1">
            <cr:reactionInfo dateUtc="2024-04-08T03:10:37Z">
              <cr:user userId="S::servicios_dvucept32@mincetur.gob.pe::3378dfc1-55bd-46a0-bae6-d14bcf53e702" userProvider="AD" userName="servicios_dvucept32"/>
            </cr:reactionInfo>
          </cr:reaction>
        </cr:reactions>
      </w16:ext>
    </w16cex:extLst>
  </w16cex:commentExtensible>
  <w16cex:commentExtensible w16cex:durableId="157566E0" w16cex:dateUtc="2024-04-08T03:13:00Z"/>
  <w16cex:commentExtensible w16cex:durableId="372D8114" w16cex:dateUtc="2024-04-09T04:08:00Z"/>
  <w16cex:commentExtensible w16cex:durableId="39AD8577" w16cex:dateUtc="2024-04-03T16:20:00Z"/>
  <w16cex:commentExtensible w16cex:durableId="0504C0C7" w16cex:dateUtc="2024-04-05T22:37:00Z">
    <w16cex:extLst>
      <w16:ext w16:uri="{CE6994B0-6A32-4C9F-8C6B-6E91EDA988CE}">
        <cr:reactions xmlns:cr="http://schemas.microsoft.com/office/comments/2020/reactions">
          <cr:reaction reactionType="1">
            <cr:reactionInfo dateUtc="2024-04-08T03:13:39Z">
              <cr:user userId="S::servicios_dvucept32@mincetur.gob.pe::3378dfc1-55bd-46a0-bae6-d14bcf53e702" userProvider="AD" userName="servicios_dvucept32"/>
            </cr:reactionInfo>
          </cr:reaction>
        </cr:reactions>
      </w16:ext>
    </w16cex:extLst>
  </w16cex:commentExtensible>
  <w16cex:commentExtensible w16cex:durableId="50C9BE11" w16cex:dateUtc="2024-04-03T22:24:00Z"/>
  <w16cex:commentExtensible w16cex:durableId="4E1EB166" w16cex:dateUtc="2024-04-05T22:42:00Z">
    <w16cex:extLst>
      <w16:ext w16:uri="{CE6994B0-6A32-4C9F-8C6B-6E91EDA988CE}">
        <cr:reactions xmlns:cr="http://schemas.microsoft.com/office/comments/2020/reactions">
          <cr:reaction reactionType="1">
            <cr:reactionInfo dateUtc="2024-04-08T03:14:22Z">
              <cr:user userId="S::servicios_dvucept32@mincetur.gob.pe::3378dfc1-55bd-46a0-bae6-d14bcf53e702" userProvider="AD" userName="servicios_dvucept32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B0A8081" w16cid:durableId="3D6715F4"/>
  <w16cid:commentId w16cid:paraId="34D9291F" w16cid:durableId="17A45787"/>
  <w16cid:commentId w16cid:paraId="7537B3EA" w16cid:durableId="157566E0"/>
  <w16cid:commentId w16cid:paraId="6C49D6C7" w16cid:durableId="372D8114"/>
  <w16cid:commentId w16cid:paraId="18856127" w16cid:durableId="39AD8577"/>
  <w16cid:commentId w16cid:paraId="3CCF4FCD" w16cid:durableId="0504C0C7"/>
  <w16cid:commentId w16cid:paraId="5671E7A8" w16cid:durableId="50C9BE11"/>
  <w16cid:commentId w16cid:paraId="008A1190" w16cid:durableId="4E1EB1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37B25"/>
    <w:multiLevelType w:val="hybridMultilevel"/>
    <w:tmpl w:val="1F3C9B88"/>
    <w:lvl w:ilvl="0" w:tplc="280A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04A71E16"/>
    <w:multiLevelType w:val="hybridMultilevel"/>
    <w:tmpl w:val="DEF85B10"/>
    <w:lvl w:ilvl="0" w:tplc="280A0001">
      <w:start w:val="1"/>
      <w:numFmt w:val="bullet"/>
      <w:lvlText w:val=""/>
      <w:lvlJc w:val="left"/>
      <w:pPr>
        <w:ind w:left="203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5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7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9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</w:abstractNum>
  <w:abstractNum w:abstractNumId="2" w15:restartNumberingAfterBreak="0">
    <w:nsid w:val="0CCA4433"/>
    <w:multiLevelType w:val="hybridMultilevel"/>
    <w:tmpl w:val="2C80A5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1667F"/>
    <w:multiLevelType w:val="hybridMultilevel"/>
    <w:tmpl w:val="C480F7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2D422B"/>
    <w:multiLevelType w:val="hybridMultilevel"/>
    <w:tmpl w:val="C3B21FCC"/>
    <w:lvl w:ilvl="0" w:tplc="2D928A4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FD07E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A696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41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7E9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5C98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0A86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68B1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00E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D30F33"/>
    <w:multiLevelType w:val="hybridMultilevel"/>
    <w:tmpl w:val="946468EE"/>
    <w:lvl w:ilvl="0" w:tplc="EE42F83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BD6CA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DA7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489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B4C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3C4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8A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1EF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ACA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436C1"/>
    <w:multiLevelType w:val="hybridMultilevel"/>
    <w:tmpl w:val="8A8C9520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24C5A2D"/>
    <w:multiLevelType w:val="hybridMultilevel"/>
    <w:tmpl w:val="B276E4E2"/>
    <w:lvl w:ilvl="0" w:tplc="37FAF84C">
      <w:start w:val="1"/>
      <w:numFmt w:val="decimal"/>
      <w:pStyle w:val="Ttulo4"/>
      <w:lvlText w:val="%1."/>
      <w:lvlJc w:val="left"/>
      <w:pPr>
        <w:ind w:left="34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2CEA24"/>
    <w:multiLevelType w:val="hybridMultilevel"/>
    <w:tmpl w:val="5FCEDB8A"/>
    <w:lvl w:ilvl="0" w:tplc="B7ACC70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59C2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4A4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2E88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FC86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A6FD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AA1F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7E85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B5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013413">
    <w:abstractNumId w:val="8"/>
  </w:num>
  <w:num w:numId="2" w16cid:durableId="1689064134">
    <w:abstractNumId w:val="4"/>
  </w:num>
  <w:num w:numId="3" w16cid:durableId="1812939548">
    <w:abstractNumId w:val="5"/>
  </w:num>
  <w:num w:numId="4" w16cid:durableId="1875845072">
    <w:abstractNumId w:val="7"/>
  </w:num>
  <w:num w:numId="5" w16cid:durableId="10844675">
    <w:abstractNumId w:val="3"/>
  </w:num>
  <w:num w:numId="6" w16cid:durableId="971401330">
    <w:abstractNumId w:val="0"/>
  </w:num>
  <w:num w:numId="7" w16cid:durableId="1028026002">
    <w:abstractNumId w:val="1"/>
  </w:num>
  <w:num w:numId="8" w16cid:durableId="488794359">
    <w:abstractNumId w:val="2"/>
  </w:num>
  <w:num w:numId="9" w16cid:durableId="176156237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rardo Ezequiel Saz Garcia">
    <w15:presenceInfo w15:providerId="AD" w15:userId="S::gsaz@mincetur.gob.pe::60d50131-ffd2-4426-8fb1-bd8e050f17c0"/>
  </w15:person>
  <w15:person w15:author="Frank Harold Cardenas Espinoza">
    <w15:presenceInfo w15:providerId="AD" w15:userId="S::fcardenas@mincetur.gob.pe::2fb0e11a-c704-4b4b-9c35-0cca5edb0ce4"/>
  </w15:person>
  <w15:person w15:author="Martín Andrés Gutiérrez López">
    <w15:presenceInfo w15:providerId="AD" w15:userId="S::martingutierrez@ipfcom.org::0e49d401-d72e-4a48-baa8-17ede5daa0a6"/>
  </w15:person>
  <w15:person w15:author="servicios_dvucept32">
    <w15:presenceInfo w15:providerId="AD" w15:userId="S::servicios_dvucept32@mincetur.gob.pe::3378dfc1-55bd-46a0-bae6-d14bcf53e702"/>
  </w15:person>
  <w15:person w15:author="PCR-LAP21101199">
    <w15:presenceInfo w15:providerId="AD" w15:userId="S::PCR-LAP21101199@complexless2023.onmicrosoft.com::fcd48b02-df11-4a5d-88cf-f98d19770c6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8F"/>
    <w:rsid w:val="000071EB"/>
    <w:rsid w:val="00030CC2"/>
    <w:rsid w:val="00035517"/>
    <w:rsid w:val="0007118F"/>
    <w:rsid w:val="0007267F"/>
    <w:rsid w:val="0007759A"/>
    <w:rsid w:val="000963BA"/>
    <w:rsid w:val="000B34B5"/>
    <w:rsid w:val="000C7107"/>
    <w:rsid w:val="000E2A75"/>
    <w:rsid w:val="00120D34"/>
    <w:rsid w:val="00131924"/>
    <w:rsid w:val="00151E18"/>
    <w:rsid w:val="00183C74"/>
    <w:rsid w:val="001D1716"/>
    <w:rsid w:val="001E2FAD"/>
    <w:rsid w:val="001F1A8F"/>
    <w:rsid w:val="00223BCF"/>
    <w:rsid w:val="00224F05"/>
    <w:rsid w:val="0023212F"/>
    <w:rsid w:val="00241531"/>
    <w:rsid w:val="00271AB3"/>
    <w:rsid w:val="00276C3F"/>
    <w:rsid w:val="002D1A1F"/>
    <w:rsid w:val="002E0E45"/>
    <w:rsid w:val="002F1DDF"/>
    <w:rsid w:val="002F2688"/>
    <w:rsid w:val="00370ED7"/>
    <w:rsid w:val="0037329B"/>
    <w:rsid w:val="00374F87"/>
    <w:rsid w:val="003C71A2"/>
    <w:rsid w:val="003E7148"/>
    <w:rsid w:val="003F077B"/>
    <w:rsid w:val="003F2081"/>
    <w:rsid w:val="00415EFF"/>
    <w:rsid w:val="00462622"/>
    <w:rsid w:val="004903B1"/>
    <w:rsid w:val="00493FA6"/>
    <w:rsid w:val="004E1237"/>
    <w:rsid w:val="004E5484"/>
    <w:rsid w:val="004E6DB6"/>
    <w:rsid w:val="005050AA"/>
    <w:rsid w:val="0050751E"/>
    <w:rsid w:val="00526060"/>
    <w:rsid w:val="005364C0"/>
    <w:rsid w:val="00550822"/>
    <w:rsid w:val="00560452"/>
    <w:rsid w:val="00587B59"/>
    <w:rsid w:val="00594BEE"/>
    <w:rsid w:val="005A40F2"/>
    <w:rsid w:val="005B591B"/>
    <w:rsid w:val="005C5400"/>
    <w:rsid w:val="005F0891"/>
    <w:rsid w:val="006006D5"/>
    <w:rsid w:val="00631A9B"/>
    <w:rsid w:val="006424C9"/>
    <w:rsid w:val="00644DA1"/>
    <w:rsid w:val="006803C0"/>
    <w:rsid w:val="006D7471"/>
    <w:rsid w:val="006E197C"/>
    <w:rsid w:val="006E6704"/>
    <w:rsid w:val="00716AE8"/>
    <w:rsid w:val="00752D93"/>
    <w:rsid w:val="00756EE8"/>
    <w:rsid w:val="00797CDD"/>
    <w:rsid w:val="007B5341"/>
    <w:rsid w:val="00831463"/>
    <w:rsid w:val="008857A3"/>
    <w:rsid w:val="00887549"/>
    <w:rsid w:val="008A08AA"/>
    <w:rsid w:val="008A75A1"/>
    <w:rsid w:val="008C468B"/>
    <w:rsid w:val="00934D65"/>
    <w:rsid w:val="009418B5"/>
    <w:rsid w:val="009867E9"/>
    <w:rsid w:val="00995D70"/>
    <w:rsid w:val="00A57E1C"/>
    <w:rsid w:val="00A7041B"/>
    <w:rsid w:val="00AB286B"/>
    <w:rsid w:val="00AC3F9B"/>
    <w:rsid w:val="00B03E18"/>
    <w:rsid w:val="00B07AC2"/>
    <w:rsid w:val="00B12A15"/>
    <w:rsid w:val="00B141E5"/>
    <w:rsid w:val="00B20CC9"/>
    <w:rsid w:val="00B24F44"/>
    <w:rsid w:val="00B40194"/>
    <w:rsid w:val="00B435C2"/>
    <w:rsid w:val="00B47111"/>
    <w:rsid w:val="00B6043A"/>
    <w:rsid w:val="00B61164"/>
    <w:rsid w:val="00B61E0C"/>
    <w:rsid w:val="00B715C2"/>
    <w:rsid w:val="00B8413A"/>
    <w:rsid w:val="00B86384"/>
    <w:rsid w:val="00B938B0"/>
    <w:rsid w:val="00B96206"/>
    <w:rsid w:val="00BD16AE"/>
    <w:rsid w:val="00C11F89"/>
    <w:rsid w:val="00C42A94"/>
    <w:rsid w:val="00C4572B"/>
    <w:rsid w:val="00C55323"/>
    <w:rsid w:val="00C63707"/>
    <w:rsid w:val="00C66331"/>
    <w:rsid w:val="00C667B6"/>
    <w:rsid w:val="00C67D5A"/>
    <w:rsid w:val="00C84E81"/>
    <w:rsid w:val="00C85CD1"/>
    <w:rsid w:val="00CA26E0"/>
    <w:rsid w:val="00CA51E6"/>
    <w:rsid w:val="00CA6907"/>
    <w:rsid w:val="00CB6D17"/>
    <w:rsid w:val="00CE5194"/>
    <w:rsid w:val="00D2384D"/>
    <w:rsid w:val="00D36859"/>
    <w:rsid w:val="00D44DFC"/>
    <w:rsid w:val="00D6440E"/>
    <w:rsid w:val="00DA19BB"/>
    <w:rsid w:val="00DD10F1"/>
    <w:rsid w:val="00DD3D38"/>
    <w:rsid w:val="00E1774C"/>
    <w:rsid w:val="00E31A89"/>
    <w:rsid w:val="00E37011"/>
    <w:rsid w:val="00E447DF"/>
    <w:rsid w:val="00E47F9E"/>
    <w:rsid w:val="00E533BE"/>
    <w:rsid w:val="00E62AD9"/>
    <w:rsid w:val="00E9634E"/>
    <w:rsid w:val="00EA0FF2"/>
    <w:rsid w:val="00EA37A7"/>
    <w:rsid w:val="00EC17F5"/>
    <w:rsid w:val="00EC56DE"/>
    <w:rsid w:val="00ED42B9"/>
    <w:rsid w:val="00F1567A"/>
    <w:rsid w:val="00F23F21"/>
    <w:rsid w:val="00F27C69"/>
    <w:rsid w:val="00F31510"/>
    <w:rsid w:val="00F33F4A"/>
    <w:rsid w:val="00F33F65"/>
    <w:rsid w:val="00F41341"/>
    <w:rsid w:val="00F62D9E"/>
    <w:rsid w:val="00F62F18"/>
    <w:rsid w:val="00F80764"/>
    <w:rsid w:val="00F80E2D"/>
    <w:rsid w:val="00FD7429"/>
    <w:rsid w:val="055A403A"/>
    <w:rsid w:val="05F09E22"/>
    <w:rsid w:val="0A24392D"/>
    <w:rsid w:val="0AB0F42A"/>
    <w:rsid w:val="0AC132E2"/>
    <w:rsid w:val="151AC0A9"/>
    <w:rsid w:val="19EDFEBD"/>
    <w:rsid w:val="1D52FF94"/>
    <w:rsid w:val="1DBF1F72"/>
    <w:rsid w:val="1DF6CC2B"/>
    <w:rsid w:val="2248A54D"/>
    <w:rsid w:val="2541A464"/>
    <w:rsid w:val="25879CAA"/>
    <w:rsid w:val="273D0B3D"/>
    <w:rsid w:val="2CB52569"/>
    <w:rsid w:val="2D22AE1F"/>
    <w:rsid w:val="2E126A4B"/>
    <w:rsid w:val="313002F6"/>
    <w:rsid w:val="322A0D30"/>
    <w:rsid w:val="34077A81"/>
    <w:rsid w:val="35E3F14B"/>
    <w:rsid w:val="3AA9C3D5"/>
    <w:rsid w:val="3AB885FC"/>
    <w:rsid w:val="3AF0D57F"/>
    <w:rsid w:val="3D7531A2"/>
    <w:rsid w:val="3F544541"/>
    <w:rsid w:val="40D64451"/>
    <w:rsid w:val="43A204C8"/>
    <w:rsid w:val="48131AD9"/>
    <w:rsid w:val="4AE19480"/>
    <w:rsid w:val="4BEDD1D6"/>
    <w:rsid w:val="598901BA"/>
    <w:rsid w:val="62A1870E"/>
    <w:rsid w:val="6CF32069"/>
    <w:rsid w:val="6E709E69"/>
    <w:rsid w:val="6F97BF7E"/>
    <w:rsid w:val="72864D26"/>
    <w:rsid w:val="73E8FE19"/>
    <w:rsid w:val="770494FB"/>
    <w:rsid w:val="7DA5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E22A34"/>
  <w15:chartTrackingRefBased/>
  <w15:docId w15:val="{0D835F26-6E6D-46F9-B057-96AE9C76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A8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paragraph" w:styleId="Ttulo4">
    <w:name w:val="heading 4"/>
    <w:basedOn w:val="Normal"/>
    <w:link w:val="Ttulo4Car"/>
    <w:autoRedefine/>
    <w:uiPriority w:val="9"/>
    <w:unhideWhenUsed/>
    <w:qFormat/>
    <w:rsid w:val="001F1A8F"/>
    <w:pPr>
      <w:numPr>
        <w:numId w:val="4"/>
      </w:numPr>
      <w:spacing w:before="189"/>
      <w:ind w:left="360"/>
      <w:outlineLvl w:val="3"/>
    </w:pPr>
    <w:rPr>
      <w:b/>
      <w:color w:val="323E4F" w:themeColor="text2" w:themeShade="BF"/>
      <w:sz w:val="28"/>
      <w:szCs w:val="20"/>
    </w:rPr>
  </w:style>
  <w:style w:type="paragraph" w:styleId="Ttulo8">
    <w:name w:val="heading 8"/>
    <w:basedOn w:val="Normal"/>
    <w:link w:val="Ttulo8Car"/>
    <w:uiPriority w:val="1"/>
    <w:qFormat/>
    <w:rsid w:val="001F1A8F"/>
    <w:pPr>
      <w:spacing w:before="6"/>
      <w:ind w:left="720"/>
      <w:outlineLvl w:val="7"/>
    </w:pPr>
    <w:rPr>
      <w:rFonts w:ascii="Arial" w:eastAsia="Arial" w:hAnsi="Arial" w:cs="Arial"/>
      <w:b/>
      <w:bCs/>
      <w:sz w:val="15"/>
      <w:szCs w:val="1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1F1A8F"/>
    <w:rPr>
      <w:rFonts w:ascii="Arial MT" w:eastAsia="Arial MT" w:hAnsi="Arial MT" w:cs="Arial MT"/>
      <w:b/>
      <w:color w:val="323E4F" w:themeColor="text2" w:themeShade="BF"/>
      <w:kern w:val="0"/>
      <w:sz w:val="28"/>
      <w:szCs w:val="20"/>
      <w:lang w:val="es-ES"/>
      <w14:ligatures w14:val="none"/>
    </w:rPr>
  </w:style>
  <w:style w:type="character" w:customStyle="1" w:styleId="Ttulo8Car">
    <w:name w:val="Título 8 Car"/>
    <w:basedOn w:val="Fuentedeprrafopredeter"/>
    <w:link w:val="Ttulo8"/>
    <w:uiPriority w:val="1"/>
    <w:rsid w:val="001F1A8F"/>
    <w:rPr>
      <w:rFonts w:ascii="Arial" w:eastAsia="Arial" w:hAnsi="Arial" w:cs="Arial"/>
      <w:b/>
      <w:bCs/>
      <w:kern w:val="0"/>
      <w:sz w:val="15"/>
      <w:szCs w:val="15"/>
      <w:lang w:val="es-ES"/>
      <w14:ligatures w14:val="none"/>
    </w:rPr>
  </w:style>
  <w:style w:type="table" w:customStyle="1" w:styleId="TableNormal1">
    <w:name w:val="Table Normal1"/>
    <w:uiPriority w:val="2"/>
    <w:semiHidden/>
    <w:unhideWhenUsed/>
    <w:qFormat/>
    <w:rsid w:val="001F1A8F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F1A8F"/>
    <w:rPr>
      <w:sz w:val="15"/>
      <w:szCs w:val="15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F1A8F"/>
    <w:rPr>
      <w:rFonts w:ascii="Arial MT" w:eastAsia="Arial MT" w:hAnsi="Arial MT" w:cs="Arial MT"/>
      <w:kern w:val="0"/>
      <w:sz w:val="15"/>
      <w:szCs w:val="15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F1A8F"/>
  </w:style>
  <w:style w:type="paragraph" w:styleId="Prrafodelista">
    <w:name w:val="List Paragraph"/>
    <w:basedOn w:val="Normal"/>
    <w:uiPriority w:val="34"/>
    <w:qFormat/>
    <w:rsid w:val="00B715C2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rFonts w:ascii="Arial MT" w:eastAsia="Arial MT" w:hAnsi="Arial MT" w:cs="Arial MT"/>
      <w:kern w:val="0"/>
      <w:sz w:val="20"/>
      <w:szCs w:val="20"/>
      <w:lang w:val="es-ES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47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47DF"/>
    <w:rPr>
      <w:rFonts w:ascii="Arial MT" w:eastAsia="Arial MT" w:hAnsi="Arial MT" w:cs="Arial MT"/>
      <w:b/>
      <w:bCs/>
      <w:kern w:val="0"/>
      <w:sz w:val="20"/>
      <w:szCs w:val="20"/>
      <w:lang w:val="es-ES"/>
      <w14:ligatures w14:val="none"/>
    </w:rPr>
  </w:style>
  <w:style w:type="paragraph" w:styleId="Revisin">
    <w:name w:val="Revision"/>
    <w:hidden/>
    <w:uiPriority w:val="99"/>
    <w:semiHidden/>
    <w:rsid w:val="00831463"/>
    <w:pPr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19B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9BB"/>
    <w:rPr>
      <w:rFonts w:ascii="Segoe UI" w:eastAsia="Arial MT" w:hAnsi="Segoe UI" w:cs="Segoe UI"/>
      <w:kern w:val="0"/>
      <w:sz w:val="18"/>
      <w:szCs w:val="18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5" Type="http://schemas.microsoft.com/office/2011/relationships/people" Target="people.xml"/><Relationship Id="rId10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8335c8-173a-4c26-85d0-3846c13a1e29">
      <Terms xmlns="http://schemas.microsoft.com/office/infopath/2007/PartnerControls"/>
    </lcf76f155ced4ddcb4097134ff3c332f>
    <TaxCatchAll xmlns="9f8772a7-fa38-4be3-8f6b-d40e0755735f" xsi:nil="true"/>
    <Fehca xmlns="328335c8-173a-4c26-85d0-3846c13a1e2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7F57751F3F343A56393DD202D817F" ma:contentTypeVersion="20" ma:contentTypeDescription="Crear nuevo documento." ma:contentTypeScope="" ma:versionID="ec0472f12e3f11265cd3f58b50f33409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cb39c92f8a53a083727757d44a1e15cf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  <xsd:element ref="ns3:Fehc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Fehca" ma:index="26" nillable="true" ma:displayName="Fehca" ma:format="DateTime" ma:internalName="Fehca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AD7886-A5E9-40A7-8C56-541E794F8B94}">
  <ds:schemaRefs>
    <ds:schemaRef ds:uri="http://schemas.microsoft.com/office/2006/metadata/properties"/>
    <ds:schemaRef ds:uri="http://schemas.microsoft.com/office/infopath/2007/PartnerControls"/>
    <ds:schemaRef ds:uri="328335c8-173a-4c26-85d0-3846c13a1e29"/>
    <ds:schemaRef ds:uri="9f8772a7-fa38-4be3-8f6b-d40e0755735f"/>
  </ds:schemaRefs>
</ds:datastoreItem>
</file>

<file path=customXml/itemProps2.xml><?xml version="1.0" encoding="utf-8"?>
<ds:datastoreItem xmlns:ds="http://schemas.openxmlformats.org/officeDocument/2006/customXml" ds:itemID="{71622D76-70CB-4131-B95D-292762DD8BB2}"/>
</file>

<file path=customXml/itemProps3.xml><?xml version="1.0" encoding="utf-8"?>
<ds:datastoreItem xmlns:ds="http://schemas.openxmlformats.org/officeDocument/2006/customXml" ds:itemID="{F5F303A4-3DCA-4CD3-AD26-D68C437747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1009</Words>
  <Characters>5551</Characters>
  <Application>Microsoft Office Word</Application>
  <DocSecurity>0</DocSecurity>
  <Lines>46</Lines>
  <Paragraphs>13</Paragraphs>
  <ScaleCrop>false</ScaleCrop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Harold Cardenas Espinoza</dc:creator>
  <cp:keywords/>
  <dc:description/>
  <cp:lastModifiedBy>Martín Andrés Gutiérrez López</cp:lastModifiedBy>
  <cp:revision>52</cp:revision>
  <cp:lastPrinted>2024-09-23T03:31:00Z</cp:lastPrinted>
  <dcterms:created xsi:type="dcterms:W3CDTF">2024-03-14T22:51:00Z</dcterms:created>
  <dcterms:modified xsi:type="dcterms:W3CDTF">2024-11-19T17:42:00Z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/>
  </property>
</Properties>
</file>